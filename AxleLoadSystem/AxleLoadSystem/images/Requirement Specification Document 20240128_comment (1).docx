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0"/>
        </w:rPr>
        <w:id w:val="-220140941"/>
        <w:docPartObj>
          <w:docPartGallery w:val="Cover Pages"/>
          <w:docPartUnique/>
        </w:docPartObj>
      </w:sdtPr>
      <w:sdtEndPr>
        <w:rPr>
          <w:lang w:val="en-GB"/>
        </w:rPr>
      </w:sdtEndPr>
      <w:sdtContent>
        <w:p w14:paraId="3140EDFE" w14:textId="1C05A3E5" w:rsidR="00D105FD" w:rsidRDefault="00B340E5" w:rsidP="00270F1D">
          <w:pPr>
            <w:pStyle w:val="Heading5"/>
          </w:pPr>
          <w:r>
            <w:rPr>
              <w:noProof/>
              <w:lang w:eastAsia="ja-JP"/>
            </w:rPr>
            <mc:AlternateContent>
              <mc:Choice Requires="wpg">
                <w:drawing>
                  <wp:anchor distT="0" distB="0" distL="114300" distR="114300" simplePos="0" relativeHeight="251671552" behindDoc="0" locked="0" layoutInCell="1" allowOverlap="1" wp14:anchorId="4917AD1E" wp14:editId="7BDE727C">
                    <wp:simplePos x="0" y="0"/>
                    <wp:positionH relativeFrom="page">
                      <wp:posOffset>-95250</wp:posOffset>
                    </wp:positionH>
                    <wp:positionV relativeFrom="page">
                      <wp:posOffset>-19050</wp:posOffset>
                    </wp:positionV>
                    <wp:extent cx="7656195" cy="10620375"/>
                    <wp:effectExtent l="0" t="0" r="1905" b="9525"/>
                    <wp:wrapNone/>
                    <wp:docPr id="2084350185" name="Group 1" descr="Title: Cover page feather background with text bloc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6195" cy="10620375"/>
                              <a:chOff x="-1429" y="-2762"/>
                              <a:chExt cx="74755" cy="96012"/>
                            </a:xfrm>
                          </wpg:grpSpPr>
                          <wpg:grpSp>
                            <wpg:cNvPr id="1673214107" name="Group 2"/>
                            <wpg:cNvGrpSpPr>
                              <a:grpSpLocks/>
                            </wpg:cNvGrpSpPr>
                            <wpg:grpSpPr bwMode="auto">
                              <a:xfrm>
                                <a:off x="-1429" y="-2762"/>
                                <a:ext cx="74755" cy="96012"/>
                                <a:chOff x="-1429" y="-2762"/>
                                <a:chExt cx="74750" cy="96012"/>
                              </a:xfrm>
                            </wpg:grpSpPr>
                            <pic:pic xmlns:pic="http://schemas.openxmlformats.org/drawingml/2006/picture">
                              <pic:nvPicPr>
                                <pic:cNvPr id="1144910358" name="Picture 3"/>
                                <pic:cNvPicPr>
                                  <a:picLocks noChangeAspect="1" noChangeArrowheads="1"/>
                                </pic:cNvPicPr>
                              </pic:nvPicPr>
                              <pic:blipFill>
                                <a:blip r:embed="rId11">
                                  <a:extLst>
                                    <a:ext uri="{28A0092B-C50C-407E-A947-70E740481C1C}">
                                      <a14:useLocalDpi xmlns:a14="http://schemas.microsoft.com/office/drawing/2010/main" val="0"/>
                                    </a:ext>
                                  </a:extLst>
                                </a:blip>
                                <a:srcRect l="23558" t="24994" r="24680" b="20229"/>
                                <a:stretch>
                                  <a:fillRect/>
                                </a:stretch>
                              </pic:blipFill>
                              <pic:spPr bwMode="auto">
                                <a:xfrm>
                                  <a:off x="-1429" y="-2762"/>
                                  <a:ext cx="74490" cy="96012"/>
                                </a:xfrm>
                                <a:prstGeom prst="rect">
                                  <a:avLst/>
                                </a:prstGeom>
                                <a:noFill/>
                                <a:extLst>
                                  <a:ext uri="{909E8E84-426E-40DD-AFC4-6F175D3DCCD1}">
                                    <a14:hiddenFill xmlns:a14="http://schemas.microsoft.com/office/drawing/2010/main">
                                      <a:solidFill>
                                        <a:srgbClr val="FFFFFF"/>
                                      </a:solidFill>
                                    </a14:hiddenFill>
                                  </a:ext>
                                </a:extLst>
                              </pic:spPr>
                            </pic:pic>
                            <wpg:grpSp>
                              <wpg:cNvPr id="903353059" name="Group 8"/>
                              <wpg:cNvGrpSpPr>
                                <a:grpSpLocks/>
                              </wpg:cNvGrpSpPr>
                              <wpg:grpSpPr bwMode="auto">
                                <a:xfrm>
                                  <a:off x="8000" y="31242"/>
                                  <a:ext cx="65321" cy="59229"/>
                                  <a:chOff x="-16574" y="0"/>
                                  <a:chExt cx="65321" cy="59229"/>
                                </a:xfrm>
                              </wpg:grpSpPr>
                              <wps:wsp>
                                <wps:cNvPr id="1887239080" name="Freeform 448"/>
                                <wps:cNvSpPr>
                                  <a:spLocks/>
                                </wps:cNvSpPr>
                                <wps:spPr bwMode="auto">
                                  <a:xfrm>
                                    <a:off x="-16574" y="0"/>
                                    <a:ext cx="65321" cy="59229"/>
                                  </a:xfrm>
                                  <a:custGeom>
                                    <a:avLst/>
                                    <a:gdLst>
                                      <a:gd name="T0" fmla="*/ 199 w 3071"/>
                                      <a:gd name="T1" fmla="*/ 0 h 3731"/>
                                      <a:gd name="T2" fmla="*/ 3071 w 3071"/>
                                      <a:gd name="T3" fmla="*/ 0 h 3731"/>
                                      <a:gd name="T4" fmla="*/ 3071 w 3071"/>
                                      <a:gd name="T5" fmla="*/ 3731 h 3731"/>
                                      <a:gd name="T6" fmla="*/ 199 w 3071"/>
                                      <a:gd name="T7" fmla="*/ 3731 h 3731"/>
                                      <a:gd name="T8" fmla="*/ 164 w 3071"/>
                                      <a:gd name="T9" fmla="*/ 3728 h 3731"/>
                                      <a:gd name="T10" fmla="*/ 130 w 3071"/>
                                      <a:gd name="T11" fmla="*/ 3719 h 3731"/>
                                      <a:gd name="T12" fmla="*/ 98 w 3071"/>
                                      <a:gd name="T13" fmla="*/ 3704 h 3731"/>
                                      <a:gd name="T14" fmla="*/ 71 w 3071"/>
                                      <a:gd name="T15" fmla="*/ 3683 h 3731"/>
                                      <a:gd name="T16" fmla="*/ 46 w 3071"/>
                                      <a:gd name="T17" fmla="*/ 3660 h 3731"/>
                                      <a:gd name="T18" fmla="*/ 27 w 3071"/>
                                      <a:gd name="T19" fmla="*/ 3631 h 3731"/>
                                      <a:gd name="T20" fmla="*/ 12 w 3071"/>
                                      <a:gd name="T21" fmla="*/ 3601 h 3731"/>
                                      <a:gd name="T22" fmla="*/ 3 w 3071"/>
                                      <a:gd name="T23" fmla="*/ 3567 h 3731"/>
                                      <a:gd name="T24" fmla="*/ 0 w 3071"/>
                                      <a:gd name="T25" fmla="*/ 3531 h 3731"/>
                                      <a:gd name="T26" fmla="*/ 0 w 3071"/>
                                      <a:gd name="T27" fmla="*/ 199 h 3731"/>
                                      <a:gd name="T28" fmla="*/ 3 w 3071"/>
                                      <a:gd name="T29" fmla="*/ 164 h 3731"/>
                                      <a:gd name="T30" fmla="*/ 12 w 3071"/>
                                      <a:gd name="T31" fmla="*/ 130 h 3731"/>
                                      <a:gd name="T32" fmla="*/ 27 w 3071"/>
                                      <a:gd name="T33" fmla="*/ 98 h 3731"/>
                                      <a:gd name="T34" fmla="*/ 46 w 3071"/>
                                      <a:gd name="T35" fmla="*/ 71 h 3731"/>
                                      <a:gd name="T36" fmla="*/ 71 w 3071"/>
                                      <a:gd name="T37" fmla="*/ 46 h 3731"/>
                                      <a:gd name="T38" fmla="*/ 98 w 3071"/>
                                      <a:gd name="T39" fmla="*/ 27 h 3731"/>
                                      <a:gd name="T40" fmla="*/ 130 w 3071"/>
                                      <a:gd name="T41" fmla="*/ 12 h 3731"/>
                                      <a:gd name="T42" fmla="*/ 164 w 3071"/>
                                      <a:gd name="T43" fmla="*/ 2 h 3731"/>
                                      <a:gd name="T44" fmla="*/ 199 w 3071"/>
                                      <a:gd name="T45" fmla="*/ 0 h 37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lumOff val="0"/>
                                    </a:scheme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7030536" name="Freeform 449"/>
                                <wps:cNvSpPr>
                                  <a:spLocks/>
                                </wps:cNvSpPr>
                                <wps:spPr bwMode="auto">
                                  <a:xfrm>
                                    <a:off x="-13145" y="1942"/>
                                    <a:ext cx="61854" cy="55435"/>
                                  </a:xfrm>
                                  <a:custGeom>
                                    <a:avLst/>
                                    <a:gdLst>
                                      <a:gd name="T0" fmla="*/ 79 w 2952"/>
                                      <a:gd name="T1" fmla="*/ 0 h 3492"/>
                                      <a:gd name="T2" fmla="*/ 2952 w 2952"/>
                                      <a:gd name="T3" fmla="*/ 0 h 3492"/>
                                      <a:gd name="T4" fmla="*/ 2952 w 2952"/>
                                      <a:gd name="T5" fmla="*/ 25 h 3492"/>
                                      <a:gd name="T6" fmla="*/ 79 w 2952"/>
                                      <a:gd name="T7" fmla="*/ 25 h 3492"/>
                                      <a:gd name="T8" fmla="*/ 62 w 2952"/>
                                      <a:gd name="T9" fmla="*/ 27 h 3492"/>
                                      <a:gd name="T10" fmla="*/ 48 w 2952"/>
                                      <a:gd name="T11" fmla="*/ 35 h 3492"/>
                                      <a:gd name="T12" fmla="*/ 35 w 2952"/>
                                      <a:gd name="T13" fmla="*/ 47 h 3492"/>
                                      <a:gd name="T14" fmla="*/ 26 w 2952"/>
                                      <a:gd name="T15" fmla="*/ 63 h 3492"/>
                                      <a:gd name="T16" fmla="*/ 24 w 2952"/>
                                      <a:gd name="T17" fmla="*/ 80 h 3492"/>
                                      <a:gd name="T18" fmla="*/ 24 w 2952"/>
                                      <a:gd name="T19" fmla="*/ 3411 h 3492"/>
                                      <a:gd name="T20" fmla="*/ 26 w 2952"/>
                                      <a:gd name="T21" fmla="*/ 3429 h 3492"/>
                                      <a:gd name="T22" fmla="*/ 35 w 2952"/>
                                      <a:gd name="T23" fmla="*/ 3444 h 3492"/>
                                      <a:gd name="T24" fmla="*/ 48 w 2952"/>
                                      <a:gd name="T25" fmla="*/ 3457 h 3492"/>
                                      <a:gd name="T26" fmla="*/ 62 w 2952"/>
                                      <a:gd name="T27" fmla="*/ 3466 h 3492"/>
                                      <a:gd name="T28" fmla="*/ 79 w 2952"/>
                                      <a:gd name="T29" fmla="*/ 3468 h 3492"/>
                                      <a:gd name="T30" fmla="*/ 2951 w 2952"/>
                                      <a:gd name="T31" fmla="*/ 3468 h 3492"/>
                                      <a:gd name="T32" fmla="*/ 2951 w 2952"/>
                                      <a:gd name="T33" fmla="*/ 3492 h 3492"/>
                                      <a:gd name="T34" fmla="*/ 79 w 2952"/>
                                      <a:gd name="T35" fmla="*/ 3492 h 3492"/>
                                      <a:gd name="T36" fmla="*/ 59 w 2952"/>
                                      <a:gd name="T37" fmla="*/ 3489 h 3492"/>
                                      <a:gd name="T38" fmla="*/ 40 w 2952"/>
                                      <a:gd name="T39" fmla="*/ 3481 h 3492"/>
                                      <a:gd name="T40" fmla="*/ 23 w 2952"/>
                                      <a:gd name="T41" fmla="*/ 3469 h 3492"/>
                                      <a:gd name="T42" fmla="*/ 11 w 2952"/>
                                      <a:gd name="T43" fmla="*/ 3452 h 3492"/>
                                      <a:gd name="T44" fmla="*/ 3 w 2952"/>
                                      <a:gd name="T45" fmla="*/ 3433 h 3492"/>
                                      <a:gd name="T46" fmla="*/ 0 w 2952"/>
                                      <a:gd name="T47" fmla="*/ 3411 h 3492"/>
                                      <a:gd name="T48" fmla="*/ 0 w 2952"/>
                                      <a:gd name="T49" fmla="*/ 80 h 3492"/>
                                      <a:gd name="T50" fmla="*/ 3 w 2952"/>
                                      <a:gd name="T51" fmla="*/ 60 h 3492"/>
                                      <a:gd name="T52" fmla="*/ 11 w 2952"/>
                                      <a:gd name="T53" fmla="*/ 41 h 3492"/>
                                      <a:gd name="T54" fmla="*/ 23 w 2952"/>
                                      <a:gd name="T55" fmla="*/ 24 h 3492"/>
                                      <a:gd name="T56" fmla="*/ 40 w 2952"/>
                                      <a:gd name="T57" fmla="*/ 11 h 3492"/>
                                      <a:gd name="T58" fmla="*/ 59 w 2952"/>
                                      <a:gd name="T59" fmla="*/ 4 h 3492"/>
                                      <a:gd name="T60" fmla="*/ 79 w 2952"/>
                                      <a:gd name="T61" fmla="*/ 0 h 3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lumMod val="100000"/>
                                      <a:lumOff val="0"/>
                                    </a:scheme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grpSp>
                          </wpg:grpSp>
                          <wps:wsp>
                            <wps:cNvPr id="676575719" name="Text Box 451"/>
                            <wps:cNvSpPr txBox="1">
                              <a:spLocks noChangeArrowheads="1"/>
                            </wps:cNvSpPr>
                            <wps:spPr bwMode="auto">
                              <a:xfrm>
                                <a:off x="13335" y="36957"/>
                                <a:ext cx="56618" cy="35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D32D2A" w14:textId="77777777" w:rsidR="00B30891" w:rsidRPr="00F11003" w:rsidRDefault="00B30891" w:rsidP="00270F1D">
                                  <w:pPr>
                                    <w:rPr>
                                      <w:rFonts w:asciiTheme="majorHAnsi" w:hAnsiTheme="majorHAnsi" w:cstheme="majorHAnsi"/>
                                      <w:color w:val="FFFFFF" w:themeColor="background1"/>
                                      <w:sz w:val="72"/>
                                      <w:szCs w:val="72"/>
                                    </w:rPr>
                                  </w:pPr>
                                  <w:r w:rsidRPr="00F11003">
                                    <w:rPr>
                                      <w:rFonts w:asciiTheme="majorHAnsi" w:hAnsiTheme="majorHAnsi" w:cstheme="majorHAnsi"/>
                                      <w:color w:val="FFFFFF" w:themeColor="background1"/>
                                      <w:sz w:val="72"/>
                                      <w:szCs w:val="72"/>
                                    </w:rPr>
                                    <w:t>System Development of</w:t>
                                  </w:r>
                                </w:p>
                                <w:p w14:paraId="6A4511DB" w14:textId="61BF4BFE" w:rsidR="00A649B3" w:rsidRPr="00F11003" w:rsidRDefault="00D3071F" w:rsidP="00270F1D">
                                  <w:pPr>
                                    <w:rPr>
                                      <w:rFonts w:asciiTheme="majorHAnsi" w:hAnsiTheme="majorHAnsi" w:cstheme="majorHAnsi"/>
                                      <w:color w:val="FFFFFF" w:themeColor="background1"/>
                                      <w:sz w:val="72"/>
                                      <w:szCs w:val="72"/>
                                    </w:rPr>
                                  </w:pPr>
                                  <w:r w:rsidRPr="00F11003">
                                    <w:rPr>
                                      <w:rFonts w:asciiTheme="majorHAnsi" w:hAnsiTheme="majorHAnsi" w:cstheme="majorHAnsi"/>
                                      <w:color w:val="FFFFFF" w:themeColor="background1"/>
                                      <w:sz w:val="72"/>
                                      <w:szCs w:val="72"/>
                                    </w:rPr>
                                    <w:t xml:space="preserve">Axle </w:t>
                                  </w:r>
                                  <w:r w:rsidR="00076259" w:rsidRPr="00F11003">
                                    <w:rPr>
                                      <w:rFonts w:asciiTheme="majorHAnsi" w:hAnsiTheme="majorHAnsi" w:cstheme="majorHAnsi"/>
                                      <w:color w:val="FFFFFF" w:themeColor="background1"/>
                                      <w:sz w:val="72"/>
                                      <w:szCs w:val="72"/>
                                    </w:rPr>
                                    <w:t>L</w:t>
                                  </w:r>
                                  <w:r w:rsidRPr="00F11003">
                                    <w:rPr>
                                      <w:rFonts w:asciiTheme="majorHAnsi" w:hAnsiTheme="majorHAnsi" w:cstheme="majorHAnsi"/>
                                      <w:color w:val="FFFFFF" w:themeColor="background1"/>
                                      <w:sz w:val="72"/>
                                      <w:szCs w:val="72"/>
                                    </w:rPr>
                                    <w:t xml:space="preserve">oad Database </w:t>
                                  </w:r>
                                  <w:r w:rsidR="008C16E1" w:rsidRPr="00F11003">
                                    <w:rPr>
                                      <w:rFonts w:asciiTheme="majorHAnsi" w:hAnsiTheme="majorHAnsi" w:cstheme="majorHAnsi"/>
                                      <w:color w:val="FFFFFF" w:themeColor="background1"/>
                                      <w:sz w:val="72"/>
                                      <w:szCs w:val="72"/>
                                    </w:rPr>
                                    <w:t>S</w:t>
                                  </w:r>
                                  <w:r w:rsidRPr="00F11003">
                                    <w:rPr>
                                      <w:rFonts w:asciiTheme="majorHAnsi" w:hAnsiTheme="majorHAnsi" w:cstheme="majorHAnsi"/>
                                      <w:color w:val="FFFFFF" w:themeColor="background1"/>
                                      <w:sz w:val="72"/>
                                      <w:szCs w:val="72"/>
                                    </w:rPr>
                                    <w:t>ystem</w:t>
                                  </w:r>
                                </w:p>
                                <w:p w14:paraId="59E8BB98" w14:textId="71D3476A" w:rsidR="00B30891" w:rsidRDefault="00B30891" w:rsidP="00270F1D">
                                  <w:pPr>
                                    <w:rPr>
                                      <w:color w:val="FFFFFF" w:themeColor="background1"/>
                                      <w:sz w:val="40"/>
                                      <w:szCs w:val="40"/>
                                    </w:rPr>
                                  </w:pPr>
                                </w:p>
                                <w:p w14:paraId="337EE0BF" w14:textId="110968BF" w:rsidR="00B30891" w:rsidRDefault="000919AE" w:rsidP="00270F1D">
                                  <w:pPr>
                                    <w:rPr>
                                      <w:color w:val="FFFFFF" w:themeColor="background1"/>
                                      <w:sz w:val="40"/>
                                      <w:szCs w:val="40"/>
                                    </w:rPr>
                                  </w:pPr>
                                  <w:sdt>
                                    <w:sdtPr>
                                      <w:rPr>
                                        <w:color w:val="FFFFFF" w:themeColor="background1"/>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text/>
                                    </w:sdtPr>
                                    <w:sdtContent>
                                      <w:r w:rsidRPr="00391D6B">
                                        <w:rPr>
                                          <w:color w:val="FFFFFF" w:themeColor="background1"/>
                                          <w:sz w:val="40"/>
                                          <w:szCs w:val="40"/>
                                        </w:rPr>
                                        <w:t>Requirement Specification Document</w:t>
                                      </w:r>
                                    </w:sdtContent>
                                  </w:sdt>
                                </w:p>
                                <w:p w14:paraId="00983DBB" w14:textId="34CC3392" w:rsidR="004343F5" w:rsidRPr="00391D6B" w:rsidRDefault="004343F5" w:rsidP="00270F1D">
                                  <w:pPr>
                                    <w:rPr>
                                      <w:color w:val="FFFFFF" w:themeColor="background1"/>
                                      <w:sz w:val="40"/>
                                      <w:szCs w:val="40"/>
                                    </w:rPr>
                                  </w:pPr>
                                </w:p>
                                <w:p w14:paraId="2FAEFF4F" w14:textId="77777777" w:rsidR="00391D6B" w:rsidRDefault="00391D6B" w:rsidP="00270F1D"/>
                                <w:p w14:paraId="7E1F869E" w14:textId="77777777" w:rsidR="00391D6B" w:rsidRDefault="00391D6B" w:rsidP="00270F1D"/>
                                <w:p w14:paraId="77B614EE" w14:textId="77777777" w:rsidR="00391D6B" w:rsidRDefault="00391D6B" w:rsidP="00270F1D"/>
                                <w:p w14:paraId="0AB019B9" w14:textId="77777777" w:rsidR="00391D6B" w:rsidRDefault="00391D6B" w:rsidP="00270F1D"/>
                                <w:p w14:paraId="04B11E1B" w14:textId="77777777" w:rsidR="00391D6B" w:rsidRDefault="00391D6B" w:rsidP="00270F1D"/>
                              </w:txbxContent>
                            </wps:txbx>
                            <wps:bodyPr rot="0" vert="horz" wrap="square" lIns="45720" tIns="45720" rIns="4572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917AD1E" id="Group 1" o:spid="_x0000_s1026" alt="Title: Cover page feather background with text block" style="position:absolute;left:0;text-align:left;margin-left:-7.5pt;margin-top:-1.5pt;width:602.85pt;height:836.25pt;z-index:251671552;mso-position-horizontal-relative:page;mso-position-vertical-relative:page;mso-width-relative:margin" coordorigin="-1429,-2762" coordsize="74755,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H+f3twQAMAAIAw6P1Tm8M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">
                    <v:group id="Group 2" o:spid="_x0000_s1027" style="position:absolute;left:-1429;top:-2762;width:74755;height:96012" coordorigin="-1429,-2762" coordsize="7475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29;top:-2762;width:74490;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">
                        <v:imagedata r:id="rId12" o:title="" croptop="16380f" cropbottom="13257f" cropleft="15439f" cropright="16174f"/>
                      </v:shape>
                      <v:group id="Group 8" o:spid="_x0000_s1029" style="position:absolute;left:8000;top:31242;width:65321;height:59229" coordorigin="-16574" coordsize="65321,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">
                        <v:shape id="Freeform 448" o:spid="_x0000_s1030" style="position:absolute;left:-16574;width:65321;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" path="m199,l3071,r,3731l199,3731r-35,-3l130,3719,98,3704,71,3683,46,3660,27,3631,12,3601,3,3567,,3531,,199,3,164r9,-34l27,98,46,71,71,46,98,27,130,12,164,2,199,xe" fillcolor="#2f5496 [2404]" stroked="f" strokeweight="0">
                          <v:path arrowok="t" o:connecttype="custom" o:connectlocs="4233,0;65321,0;65321,59229;4233,59229;3488,59181;2765,59039;2084,58800;1510,58467;978,58102;574,57642;255,57165;64,56626;0,56054;0,3159;64,2603;255,2064;574,1556;978,1127;1510,730;2084,429;2765,190;3488,32;4233,0" o:connectangles="0,0,0,0,0,0,0,0,0,0,0,0,0,0,0,0,0,0,0,0,0,0,0"/>
                        </v:shape>
                        <v:shape id="Freeform 449" o:spid="_x0000_s1031" style="position:absolute;left:-13145;top:1942;width:61854;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" path="m79,l2952,r,25l79,25,62,27,48,35,35,47,26,63,24,80r,3331l26,3429r9,15l48,3457r14,9l79,3468r2872,l2951,3492r-2872,l59,3489r-19,-8l23,3469,11,3452,3,3433,,3411,,80,3,60,11,41,23,24,40,11,59,4,79,xe" fillcolor="#e7e6e6 [3214]" stroked="f" strokeweight="0">
                          <v:path arrowok="t" o:connecttype="custom" o:connectlocs="1655,0;61854,0;61854,397;1655,397;1299,429;1006,556;733,746;545,1000;503,1270;503,54149;545,54435;733,54673;1006,54879;1299,55022;1655,55054;61833,55054;61833,55435;1655,55435;1236,55387;838,55260;482,55070;230,54800;63,54498;0,54149;0,1270;63,952;230,651;482,381;838,175;1236,63;1655,0" o:connectangles="0,0,0,0,0,0,0,0,0,0,0,0,0,0,0,0,0,0,0,0,0,0,0,0,0,0,0,0,0,0,0"/>
                        </v:shape>
                      </v:group>
                    </v:group>
                    <v:shapetype id="_x0000_t202" coordsize="21600,21600" o:spt="202" path="m,l,21600r21600,l21600,xe">
                      <v:stroke joinstyle="miter"/>
                      <v:path gradientshapeok="t" o:connecttype="rect"/>
                    </v:shapetype>
                    <v:shape id="Text Box 451" o:spid="_x0000_s1032" type="#_x0000_t202" style="position:absolute;left:13335;top:36957;width:56618;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" filled="f" stroked="f" strokeweight=".5pt">
                      <v:textbox inset="3.6pt,,3.6pt">
                        <w:txbxContent>
                          <w:p w14:paraId="02D32D2A" w14:textId="77777777" w:rsidR="00B30891" w:rsidRPr="00F11003" w:rsidRDefault="00B30891" w:rsidP="00270F1D">
                            <w:pPr>
                              <w:rPr>
                                <w:rFonts w:asciiTheme="majorHAnsi" w:hAnsiTheme="majorHAnsi" w:cstheme="majorHAnsi"/>
                                <w:color w:val="FFFFFF" w:themeColor="background1"/>
                                <w:sz w:val="72"/>
                                <w:szCs w:val="72"/>
                              </w:rPr>
                            </w:pPr>
                            <w:r w:rsidRPr="00F11003">
                              <w:rPr>
                                <w:rFonts w:asciiTheme="majorHAnsi" w:hAnsiTheme="majorHAnsi" w:cstheme="majorHAnsi"/>
                                <w:color w:val="FFFFFF" w:themeColor="background1"/>
                                <w:sz w:val="72"/>
                                <w:szCs w:val="72"/>
                              </w:rPr>
                              <w:t>System Development of</w:t>
                            </w:r>
                          </w:p>
                          <w:p w14:paraId="6A4511DB" w14:textId="61BF4BFE" w:rsidR="00A649B3" w:rsidRPr="00F11003" w:rsidRDefault="00D3071F" w:rsidP="00270F1D">
                            <w:pPr>
                              <w:rPr>
                                <w:rFonts w:asciiTheme="majorHAnsi" w:hAnsiTheme="majorHAnsi" w:cstheme="majorHAnsi"/>
                                <w:color w:val="FFFFFF" w:themeColor="background1"/>
                                <w:sz w:val="72"/>
                                <w:szCs w:val="72"/>
                              </w:rPr>
                            </w:pPr>
                            <w:r w:rsidRPr="00F11003">
                              <w:rPr>
                                <w:rFonts w:asciiTheme="majorHAnsi" w:hAnsiTheme="majorHAnsi" w:cstheme="majorHAnsi"/>
                                <w:color w:val="FFFFFF" w:themeColor="background1"/>
                                <w:sz w:val="72"/>
                                <w:szCs w:val="72"/>
                              </w:rPr>
                              <w:t xml:space="preserve">Axle </w:t>
                            </w:r>
                            <w:r w:rsidR="00076259" w:rsidRPr="00F11003">
                              <w:rPr>
                                <w:rFonts w:asciiTheme="majorHAnsi" w:hAnsiTheme="majorHAnsi" w:cstheme="majorHAnsi"/>
                                <w:color w:val="FFFFFF" w:themeColor="background1"/>
                                <w:sz w:val="72"/>
                                <w:szCs w:val="72"/>
                              </w:rPr>
                              <w:t>L</w:t>
                            </w:r>
                            <w:r w:rsidRPr="00F11003">
                              <w:rPr>
                                <w:rFonts w:asciiTheme="majorHAnsi" w:hAnsiTheme="majorHAnsi" w:cstheme="majorHAnsi"/>
                                <w:color w:val="FFFFFF" w:themeColor="background1"/>
                                <w:sz w:val="72"/>
                                <w:szCs w:val="72"/>
                              </w:rPr>
                              <w:t xml:space="preserve">oad Database </w:t>
                            </w:r>
                            <w:r w:rsidR="008C16E1" w:rsidRPr="00F11003">
                              <w:rPr>
                                <w:rFonts w:asciiTheme="majorHAnsi" w:hAnsiTheme="majorHAnsi" w:cstheme="majorHAnsi"/>
                                <w:color w:val="FFFFFF" w:themeColor="background1"/>
                                <w:sz w:val="72"/>
                                <w:szCs w:val="72"/>
                              </w:rPr>
                              <w:t>S</w:t>
                            </w:r>
                            <w:r w:rsidRPr="00F11003">
                              <w:rPr>
                                <w:rFonts w:asciiTheme="majorHAnsi" w:hAnsiTheme="majorHAnsi" w:cstheme="majorHAnsi"/>
                                <w:color w:val="FFFFFF" w:themeColor="background1"/>
                                <w:sz w:val="72"/>
                                <w:szCs w:val="72"/>
                              </w:rPr>
                              <w:t>ystem</w:t>
                            </w:r>
                          </w:p>
                          <w:p w14:paraId="59E8BB98" w14:textId="71D3476A" w:rsidR="00B30891" w:rsidRDefault="00B30891" w:rsidP="00270F1D">
                            <w:pPr>
                              <w:rPr>
                                <w:color w:val="FFFFFF" w:themeColor="background1"/>
                                <w:sz w:val="40"/>
                                <w:szCs w:val="40"/>
                              </w:rPr>
                            </w:pPr>
                          </w:p>
                          <w:p w14:paraId="337EE0BF" w14:textId="110968BF" w:rsidR="00B30891" w:rsidRDefault="000919AE" w:rsidP="00270F1D">
                            <w:pPr>
                              <w:rPr>
                                <w:color w:val="FFFFFF" w:themeColor="background1"/>
                                <w:sz w:val="40"/>
                                <w:szCs w:val="40"/>
                              </w:rPr>
                            </w:pPr>
                            <w:sdt>
                              <w:sdtPr>
                                <w:rPr>
                                  <w:color w:val="FFFFFF" w:themeColor="background1"/>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text/>
                              </w:sdtPr>
                              <w:sdtContent>
                                <w:r w:rsidRPr="00391D6B">
                                  <w:rPr>
                                    <w:color w:val="FFFFFF" w:themeColor="background1"/>
                                    <w:sz w:val="40"/>
                                    <w:szCs w:val="40"/>
                                  </w:rPr>
                                  <w:t>Requirement Specification Document</w:t>
                                </w:r>
                              </w:sdtContent>
                            </w:sdt>
                          </w:p>
                          <w:p w14:paraId="00983DBB" w14:textId="34CC3392" w:rsidR="004343F5" w:rsidRPr="00391D6B" w:rsidRDefault="004343F5" w:rsidP="00270F1D">
                            <w:pPr>
                              <w:rPr>
                                <w:color w:val="FFFFFF" w:themeColor="background1"/>
                                <w:sz w:val="40"/>
                                <w:szCs w:val="40"/>
                              </w:rPr>
                            </w:pPr>
                          </w:p>
                          <w:p w14:paraId="2FAEFF4F" w14:textId="77777777" w:rsidR="00391D6B" w:rsidRDefault="00391D6B" w:rsidP="00270F1D"/>
                          <w:p w14:paraId="7E1F869E" w14:textId="77777777" w:rsidR="00391D6B" w:rsidRDefault="00391D6B" w:rsidP="00270F1D"/>
                          <w:p w14:paraId="77B614EE" w14:textId="77777777" w:rsidR="00391D6B" w:rsidRDefault="00391D6B" w:rsidP="00270F1D"/>
                          <w:p w14:paraId="0AB019B9" w14:textId="77777777" w:rsidR="00391D6B" w:rsidRDefault="00391D6B" w:rsidP="00270F1D"/>
                          <w:p w14:paraId="04B11E1B" w14:textId="77777777" w:rsidR="00391D6B" w:rsidRDefault="00391D6B" w:rsidP="00270F1D"/>
                        </w:txbxContent>
                      </v:textbox>
                    </v:shape>
                    <w10:wrap anchorx="page" anchory="page"/>
                  </v:group>
                </w:pict>
              </mc:Fallback>
            </mc:AlternateContent>
          </w:r>
        </w:p>
        <w:p w14:paraId="22F6EB96" w14:textId="77777777" w:rsidR="00D105FD" w:rsidRDefault="00D105FD" w:rsidP="00270F1D">
          <w:pPr>
            <w:rPr>
              <w:lang w:val="en-GB"/>
            </w:rPr>
          </w:pPr>
          <w:r>
            <w:rPr>
              <w:lang w:val="en-GB"/>
            </w:rPr>
            <w:br w:type="page"/>
          </w:r>
        </w:p>
      </w:sdtContent>
    </w:sdt>
    <w:p w14:paraId="5959BAC1" w14:textId="77777777" w:rsidR="00B30891" w:rsidRPr="00B30891" w:rsidRDefault="00B30891" w:rsidP="00B30891">
      <w:pPr>
        <w:pBdr>
          <w:top w:val="single" w:sz="24" w:space="1" w:color="auto"/>
          <w:bottom w:val="single" w:sz="24" w:space="1" w:color="auto"/>
        </w:pBdr>
        <w:jc w:val="left"/>
        <w:rPr>
          <w:color w:val="000000" w:themeColor="text1"/>
          <w:sz w:val="54"/>
          <w:szCs w:val="52"/>
        </w:rPr>
      </w:pPr>
      <w:r w:rsidRPr="00B30891">
        <w:rPr>
          <w:color w:val="000000" w:themeColor="text1"/>
          <w:sz w:val="54"/>
          <w:szCs w:val="52"/>
          <w:lang w:val="en-GB"/>
        </w:rPr>
        <w:lastRenderedPageBreak/>
        <w:t>DataSoft Systems Bangladesh Limited</w:t>
      </w:r>
    </w:p>
    <w:p w14:paraId="75B8A9D0" w14:textId="4AF1C2AB" w:rsidR="003550FF" w:rsidRPr="00CF46ED" w:rsidRDefault="003550FF" w:rsidP="00EC076E">
      <w:pPr>
        <w:rPr>
          <w:lang w:val="en-GB"/>
        </w:rPr>
      </w:pPr>
    </w:p>
    <w:p w14:paraId="570F04B6" w14:textId="77777777" w:rsidR="003550FF" w:rsidRPr="00CF46ED" w:rsidRDefault="003550FF" w:rsidP="00EC076E"/>
    <w:p w14:paraId="763499B9" w14:textId="77777777" w:rsidR="003550FF" w:rsidRPr="00CF46ED" w:rsidRDefault="003550FF" w:rsidP="00EC076E"/>
    <w:p w14:paraId="5AFA45B7" w14:textId="77777777" w:rsidR="003550FF" w:rsidRPr="00CF46ED" w:rsidRDefault="003550FF" w:rsidP="00EC076E"/>
    <w:p w14:paraId="4E5172E4" w14:textId="77777777" w:rsidR="003550FF" w:rsidRPr="00CF46ED" w:rsidRDefault="003550FF" w:rsidP="00EC076E"/>
    <w:p w14:paraId="25B186DF" w14:textId="77777777" w:rsidR="003550FF" w:rsidRPr="00CF46ED" w:rsidRDefault="003550FF" w:rsidP="00EC076E"/>
    <w:p w14:paraId="268FDE06" w14:textId="77777777" w:rsidR="003550FF" w:rsidRPr="00CF46ED" w:rsidRDefault="003550FF" w:rsidP="00EC076E"/>
    <w:p w14:paraId="78454AD1" w14:textId="77777777" w:rsidR="003550FF" w:rsidRPr="00CF46ED" w:rsidRDefault="003550FF" w:rsidP="00EC076E"/>
    <w:p w14:paraId="4C55947A" w14:textId="77777777" w:rsidR="008D7493" w:rsidRPr="00E17BA0" w:rsidRDefault="008D7493" w:rsidP="00EC076E">
      <w:pPr>
        <w:pStyle w:val="Title"/>
        <w:jc w:val="left"/>
        <w:rPr>
          <w:sz w:val="44"/>
          <w:szCs w:val="44"/>
        </w:rPr>
      </w:pPr>
      <w:bookmarkStart w:id="1" w:name="_Hlk148022151"/>
      <w:r w:rsidRPr="00E17BA0">
        <w:rPr>
          <w:lang w:val="en-GB"/>
        </w:rPr>
        <w:t>Requirement Specification Document</w:t>
      </w:r>
    </w:p>
    <w:p w14:paraId="005DA2BB" w14:textId="0A2DF79F" w:rsidR="002D158E" w:rsidRPr="00EC076E" w:rsidRDefault="00621010" w:rsidP="00EC076E">
      <w:pPr>
        <w:pStyle w:val="Title"/>
        <w:jc w:val="left"/>
        <w:rPr>
          <w:b w:val="0"/>
          <w:bCs w:val="0"/>
        </w:rPr>
      </w:pPr>
      <w:r w:rsidRPr="00EC076E">
        <w:rPr>
          <w:b w:val="0"/>
          <w:bCs w:val="0"/>
          <w:sz w:val="28"/>
          <w:szCs w:val="28"/>
        </w:rPr>
        <w:t xml:space="preserve">System Development of Axle load Database </w:t>
      </w:r>
      <w:r w:rsidR="00044D23" w:rsidRPr="00EC076E">
        <w:rPr>
          <w:b w:val="0"/>
          <w:bCs w:val="0"/>
          <w:sz w:val="28"/>
          <w:szCs w:val="28"/>
        </w:rPr>
        <w:t>S</w:t>
      </w:r>
      <w:r w:rsidRPr="00EC076E">
        <w:rPr>
          <w:b w:val="0"/>
          <w:bCs w:val="0"/>
          <w:sz w:val="28"/>
          <w:szCs w:val="28"/>
        </w:rPr>
        <w:t>ystem</w:t>
      </w:r>
      <w:bookmarkEnd w:id="1"/>
    </w:p>
    <w:p w14:paraId="4AC93506" w14:textId="1A77E898" w:rsidR="003550FF" w:rsidRPr="008D7493" w:rsidRDefault="003550FF" w:rsidP="00EC076E"/>
    <w:p w14:paraId="5061536B" w14:textId="77777777" w:rsidR="00EE15CF" w:rsidRDefault="00EE15CF" w:rsidP="00EC076E"/>
    <w:p w14:paraId="217BE172" w14:textId="77777777" w:rsidR="00EE15CF" w:rsidRDefault="00EE15CF" w:rsidP="00EC076E"/>
    <w:p w14:paraId="38DC977A" w14:textId="2884A6B6" w:rsidR="00EE15CF" w:rsidRDefault="00EE15CF" w:rsidP="00270F1D">
      <w:r>
        <w:br w:type="page"/>
      </w:r>
    </w:p>
    <w:p w14:paraId="03FC54DC" w14:textId="4615E755" w:rsidR="00EE15CF" w:rsidRPr="00CF46ED" w:rsidRDefault="00EE15CF" w:rsidP="00270F1D">
      <w:pPr>
        <w:sectPr w:rsidR="00EE15CF" w:rsidRPr="00CF46ED" w:rsidSect="008A319A">
          <w:footerReference w:type="default" r:id="rId13"/>
          <w:pgSz w:w="11909" w:h="16834" w:code="9"/>
          <w:pgMar w:top="1685" w:right="1800" w:bottom="1440" w:left="1800" w:header="1440" w:footer="720" w:gutter="0"/>
          <w:pgNumType w:start="0"/>
          <w:cols w:space="720"/>
          <w:titlePg/>
          <w:docGrid w:linePitch="360"/>
        </w:sectPr>
      </w:pPr>
    </w:p>
    <w:bookmarkStart w:id="2" w:name="__RefHeading__1_2004040964" w:displacedByCustomXml="next"/>
    <w:bookmarkEnd w:id="2" w:displacedByCustomXml="next"/>
    <w:sdt>
      <w:sdtPr>
        <w:rPr>
          <w:rFonts w:ascii="Calibri" w:eastAsia="MS Mincho" w:hAnsi="Calibri" w:cs="Times New Roman"/>
          <w:color w:val="auto"/>
          <w:sz w:val="22"/>
          <w:szCs w:val="20"/>
          <w:lang w:eastAsia="ar-SA"/>
        </w:rPr>
        <w:id w:val="1421370659"/>
        <w:docPartObj>
          <w:docPartGallery w:val="Table of Contents"/>
          <w:docPartUnique/>
        </w:docPartObj>
      </w:sdtPr>
      <w:sdtEndPr>
        <w:rPr>
          <w:b w:val="0"/>
          <w:bCs w:val="0"/>
          <w:noProof/>
        </w:rPr>
      </w:sdtEndPr>
      <w:sdtContent>
        <w:p w14:paraId="5DEDD8FB" w14:textId="74A64970" w:rsidR="005E5490" w:rsidRPr="005E5490" w:rsidRDefault="005E5490" w:rsidP="004929B6">
          <w:pPr>
            <w:pStyle w:val="TOCHeading"/>
          </w:pPr>
          <w:r w:rsidRPr="005E5490">
            <w:t>Table of Contents</w:t>
          </w:r>
        </w:p>
        <w:p w14:paraId="63B7E732" w14:textId="1F29B823" w:rsidR="00907A48" w:rsidRDefault="005E5490">
          <w:pPr>
            <w:pStyle w:val="TOC1"/>
            <w:tabs>
              <w:tab w:val="left" w:pos="400"/>
              <w:tab w:val="right" w:leader="dot" w:pos="9734"/>
            </w:tabs>
            <w:rPr>
              <w:rFonts w:eastAsiaTheme="minorEastAsia" w:cstheme="minorBidi"/>
              <w:b w:val="0"/>
              <w:bCs w:val="0"/>
              <w:noProof/>
              <w:kern w:val="2"/>
              <w:szCs w:val="22"/>
              <w:lang w:eastAsia="en-US"/>
              <w14:ligatures w14:val="standardContextual"/>
            </w:rPr>
          </w:pPr>
          <w:r>
            <w:fldChar w:fldCharType="begin"/>
          </w:r>
          <w:r>
            <w:instrText xml:space="preserve"> TOC \o "1-3" \h \z \u </w:instrText>
          </w:r>
          <w:r>
            <w:fldChar w:fldCharType="separate"/>
          </w:r>
          <w:hyperlink w:anchor="_Toc155866693" w:history="1">
            <w:r w:rsidR="00907A48" w:rsidRPr="00EC6D47">
              <w:rPr>
                <w:rStyle w:val="Hyperlink"/>
                <w:noProof/>
              </w:rPr>
              <w:t>1.</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Introduction</w:t>
            </w:r>
            <w:r w:rsidR="00907A48">
              <w:rPr>
                <w:noProof/>
                <w:webHidden/>
              </w:rPr>
              <w:tab/>
            </w:r>
            <w:r w:rsidR="00907A48">
              <w:rPr>
                <w:noProof/>
                <w:webHidden/>
              </w:rPr>
              <w:fldChar w:fldCharType="begin"/>
            </w:r>
            <w:r w:rsidR="00907A48">
              <w:rPr>
                <w:noProof/>
                <w:webHidden/>
              </w:rPr>
              <w:instrText xml:space="preserve"> PAGEREF _Toc155866693 \h </w:instrText>
            </w:r>
            <w:r w:rsidR="00907A48">
              <w:rPr>
                <w:noProof/>
                <w:webHidden/>
              </w:rPr>
            </w:r>
            <w:r w:rsidR="00907A48">
              <w:rPr>
                <w:noProof/>
                <w:webHidden/>
              </w:rPr>
              <w:fldChar w:fldCharType="separate"/>
            </w:r>
            <w:r w:rsidR="009E2F2A">
              <w:rPr>
                <w:noProof/>
                <w:webHidden/>
              </w:rPr>
              <w:t>5</w:t>
            </w:r>
            <w:r w:rsidR="00907A48">
              <w:rPr>
                <w:noProof/>
                <w:webHidden/>
              </w:rPr>
              <w:fldChar w:fldCharType="end"/>
            </w:r>
          </w:hyperlink>
        </w:p>
        <w:p w14:paraId="212D5118" w14:textId="28C51877"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694" w:history="1">
            <w:r w:rsidR="00907A48" w:rsidRPr="00EC6D47">
              <w:rPr>
                <w:rStyle w:val="Hyperlink"/>
                <w:noProof/>
              </w:rPr>
              <w:t xml:space="preserve">1.1 Purpose of the System Requirement </w:t>
            </w:r>
            <w:r w:rsidR="00907A48" w:rsidRPr="00EC6D47">
              <w:rPr>
                <w:rStyle w:val="Hyperlink"/>
                <w:rFonts w:cs="Calibri"/>
                <w:noProof/>
              </w:rPr>
              <w:t xml:space="preserve">Definition </w:t>
            </w:r>
            <w:r w:rsidR="00907A48" w:rsidRPr="00EC6D47">
              <w:rPr>
                <w:rStyle w:val="Hyperlink"/>
                <w:noProof/>
              </w:rPr>
              <w:t>Document</w:t>
            </w:r>
            <w:r w:rsidR="00907A48">
              <w:rPr>
                <w:noProof/>
                <w:webHidden/>
              </w:rPr>
              <w:tab/>
            </w:r>
            <w:r w:rsidR="00907A48">
              <w:rPr>
                <w:noProof/>
                <w:webHidden/>
              </w:rPr>
              <w:fldChar w:fldCharType="begin"/>
            </w:r>
            <w:r w:rsidR="00907A48">
              <w:rPr>
                <w:noProof/>
                <w:webHidden/>
              </w:rPr>
              <w:instrText xml:space="preserve"> PAGEREF _Toc155866694 \h </w:instrText>
            </w:r>
            <w:r w:rsidR="00907A48">
              <w:rPr>
                <w:noProof/>
                <w:webHidden/>
              </w:rPr>
            </w:r>
            <w:r w:rsidR="00907A48">
              <w:rPr>
                <w:noProof/>
                <w:webHidden/>
              </w:rPr>
              <w:fldChar w:fldCharType="separate"/>
            </w:r>
            <w:r w:rsidR="009E2F2A">
              <w:rPr>
                <w:noProof/>
                <w:webHidden/>
              </w:rPr>
              <w:t>5</w:t>
            </w:r>
            <w:r w:rsidR="00907A48">
              <w:rPr>
                <w:noProof/>
                <w:webHidden/>
              </w:rPr>
              <w:fldChar w:fldCharType="end"/>
            </w:r>
          </w:hyperlink>
        </w:p>
        <w:p w14:paraId="628CB6B8" w14:textId="6C09845D"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695" w:history="1">
            <w:r w:rsidR="00907A48" w:rsidRPr="00EC6D47">
              <w:rPr>
                <w:rStyle w:val="Hyperlink"/>
                <w:noProof/>
              </w:rPr>
              <w:t>1.2 Scope of the Axle Load Database System</w:t>
            </w:r>
            <w:r w:rsidR="00907A48">
              <w:rPr>
                <w:noProof/>
                <w:webHidden/>
              </w:rPr>
              <w:tab/>
            </w:r>
            <w:r w:rsidR="00907A48">
              <w:rPr>
                <w:noProof/>
                <w:webHidden/>
              </w:rPr>
              <w:fldChar w:fldCharType="begin"/>
            </w:r>
            <w:r w:rsidR="00907A48">
              <w:rPr>
                <w:noProof/>
                <w:webHidden/>
              </w:rPr>
              <w:instrText xml:space="preserve"> PAGEREF _Toc155866695 \h </w:instrText>
            </w:r>
            <w:r w:rsidR="00907A48">
              <w:rPr>
                <w:noProof/>
                <w:webHidden/>
              </w:rPr>
            </w:r>
            <w:r w:rsidR="00907A48">
              <w:rPr>
                <w:noProof/>
                <w:webHidden/>
              </w:rPr>
              <w:fldChar w:fldCharType="separate"/>
            </w:r>
            <w:r w:rsidR="009E2F2A">
              <w:rPr>
                <w:noProof/>
                <w:webHidden/>
              </w:rPr>
              <w:t>5</w:t>
            </w:r>
            <w:r w:rsidR="00907A48">
              <w:rPr>
                <w:noProof/>
                <w:webHidden/>
              </w:rPr>
              <w:fldChar w:fldCharType="end"/>
            </w:r>
          </w:hyperlink>
        </w:p>
        <w:p w14:paraId="4B4AA91A" w14:textId="446E8BC4"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696" w:history="1">
            <w:r w:rsidR="00907A48" w:rsidRPr="00EC6D47">
              <w:rPr>
                <w:rStyle w:val="Hyperlink"/>
                <w:noProof/>
              </w:rPr>
              <w:t>1.3 Definitions, Acronyms, and Abbreviations</w:t>
            </w:r>
            <w:r w:rsidR="00907A48">
              <w:rPr>
                <w:noProof/>
                <w:webHidden/>
              </w:rPr>
              <w:tab/>
            </w:r>
            <w:r w:rsidR="00907A48">
              <w:rPr>
                <w:noProof/>
                <w:webHidden/>
              </w:rPr>
              <w:fldChar w:fldCharType="begin"/>
            </w:r>
            <w:r w:rsidR="00907A48">
              <w:rPr>
                <w:noProof/>
                <w:webHidden/>
              </w:rPr>
              <w:instrText xml:space="preserve"> PAGEREF _Toc155866696 \h </w:instrText>
            </w:r>
            <w:r w:rsidR="00907A48">
              <w:rPr>
                <w:noProof/>
                <w:webHidden/>
              </w:rPr>
            </w:r>
            <w:r w:rsidR="00907A48">
              <w:rPr>
                <w:noProof/>
                <w:webHidden/>
              </w:rPr>
              <w:fldChar w:fldCharType="separate"/>
            </w:r>
            <w:r w:rsidR="009E2F2A">
              <w:rPr>
                <w:noProof/>
                <w:webHidden/>
              </w:rPr>
              <w:t>5</w:t>
            </w:r>
            <w:r w:rsidR="00907A48">
              <w:rPr>
                <w:noProof/>
                <w:webHidden/>
              </w:rPr>
              <w:fldChar w:fldCharType="end"/>
            </w:r>
          </w:hyperlink>
        </w:p>
        <w:p w14:paraId="0A4638BE" w14:textId="48B001E7"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697" w:history="1">
            <w:r w:rsidR="00907A48" w:rsidRPr="00EC6D47">
              <w:rPr>
                <w:rStyle w:val="Hyperlink"/>
                <w:noProof/>
              </w:rPr>
              <w:t>1.4 References</w:t>
            </w:r>
            <w:r w:rsidR="00907A48">
              <w:rPr>
                <w:noProof/>
                <w:webHidden/>
              </w:rPr>
              <w:tab/>
            </w:r>
            <w:r w:rsidR="00907A48">
              <w:rPr>
                <w:noProof/>
                <w:webHidden/>
              </w:rPr>
              <w:fldChar w:fldCharType="begin"/>
            </w:r>
            <w:r w:rsidR="00907A48">
              <w:rPr>
                <w:noProof/>
                <w:webHidden/>
              </w:rPr>
              <w:instrText xml:space="preserve"> PAGEREF _Toc155866697 \h </w:instrText>
            </w:r>
            <w:r w:rsidR="00907A48">
              <w:rPr>
                <w:noProof/>
                <w:webHidden/>
              </w:rPr>
            </w:r>
            <w:r w:rsidR="00907A48">
              <w:rPr>
                <w:noProof/>
                <w:webHidden/>
              </w:rPr>
              <w:fldChar w:fldCharType="separate"/>
            </w:r>
            <w:r w:rsidR="009E2F2A">
              <w:rPr>
                <w:noProof/>
                <w:webHidden/>
              </w:rPr>
              <w:t>5</w:t>
            </w:r>
            <w:r w:rsidR="00907A48">
              <w:rPr>
                <w:noProof/>
                <w:webHidden/>
              </w:rPr>
              <w:fldChar w:fldCharType="end"/>
            </w:r>
          </w:hyperlink>
        </w:p>
        <w:p w14:paraId="42FB92E3" w14:textId="49C63F3A"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698" w:history="1">
            <w:r w:rsidR="00907A48" w:rsidRPr="00EC6D47">
              <w:rPr>
                <w:rStyle w:val="Hyperlink"/>
                <w:noProof/>
              </w:rPr>
              <w:t>2.</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Business Requirements</w:t>
            </w:r>
            <w:r w:rsidR="00907A48">
              <w:rPr>
                <w:noProof/>
                <w:webHidden/>
              </w:rPr>
              <w:tab/>
            </w:r>
            <w:r w:rsidR="00907A48">
              <w:rPr>
                <w:noProof/>
                <w:webHidden/>
              </w:rPr>
              <w:fldChar w:fldCharType="begin"/>
            </w:r>
            <w:r w:rsidR="00907A48">
              <w:rPr>
                <w:noProof/>
                <w:webHidden/>
              </w:rPr>
              <w:instrText xml:space="preserve"> PAGEREF _Toc155866698 \h </w:instrText>
            </w:r>
            <w:r w:rsidR="00907A48">
              <w:rPr>
                <w:noProof/>
                <w:webHidden/>
              </w:rPr>
            </w:r>
            <w:r w:rsidR="00907A48">
              <w:rPr>
                <w:noProof/>
                <w:webHidden/>
              </w:rPr>
              <w:fldChar w:fldCharType="separate"/>
            </w:r>
            <w:r w:rsidR="009E2F2A">
              <w:rPr>
                <w:noProof/>
                <w:webHidden/>
              </w:rPr>
              <w:t>6</w:t>
            </w:r>
            <w:r w:rsidR="00907A48">
              <w:rPr>
                <w:noProof/>
                <w:webHidden/>
              </w:rPr>
              <w:fldChar w:fldCharType="end"/>
            </w:r>
          </w:hyperlink>
        </w:p>
        <w:p w14:paraId="483EDB57" w14:textId="6C399161"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699" w:history="1">
            <w:r w:rsidR="00907A48" w:rsidRPr="00EC6D47">
              <w:rPr>
                <w:rStyle w:val="Hyperlink"/>
                <w:noProof/>
              </w:rPr>
              <w:t>2.1 Business Objectives</w:t>
            </w:r>
            <w:r w:rsidR="00907A48">
              <w:rPr>
                <w:noProof/>
                <w:webHidden/>
              </w:rPr>
              <w:tab/>
            </w:r>
            <w:r w:rsidR="00907A48">
              <w:rPr>
                <w:noProof/>
                <w:webHidden/>
              </w:rPr>
              <w:fldChar w:fldCharType="begin"/>
            </w:r>
            <w:r w:rsidR="00907A48">
              <w:rPr>
                <w:noProof/>
                <w:webHidden/>
              </w:rPr>
              <w:instrText xml:space="preserve"> PAGEREF _Toc155866699 \h </w:instrText>
            </w:r>
            <w:r w:rsidR="00907A48">
              <w:rPr>
                <w:noProof/>
                <w:webHidden/>
              </w:rPr>
            </w:r>
            <w:r w:rsidR="00907A48">
              <w:rPr>
                <w:noProof/>
                <w:webHidden/>
              </w:rPr>
              <w:fldChar w:fldCharType="separate"/>
            </w:r>
            <w:r w:rsidR="009E2F2A">
              <w:rPr>
                <w:noProof/>
                <w:webHidden/>
              </w:rPr>
              <w:t>6</w:t>
            </w:r>
            <w:r w:rsidR="00907A48">
              <w:rPr>
                <w:noProof/>
                <w:webHidden/>
              </w:rPr>
              <w:fldChar w:fldCharType="end"/>
            </w:r>
          </w:hyperlink>
        </w:p>
        <w:p w14:paraId="2E718062" w14:textId="2EAC6D27"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00" w:history="1">
            <w:r w:rsidR="00907A48" w:rsidRPr="00EC6D47">
              <w:rPr>
                <w:rStyle w:val="Hyperlink"/>
                <w:noProof/>
              </w:rPr>
              <w:t>2.2 Stakeholder Identification and Analysis</w:t>
            </w:r>
            <w:r w:rsidR="00907A48">
              <w:rPr>
                <w:noProof/>
                <w:webHidden/>
              </w:rPr>
              <w:tab/>
            </w:r>
            <w:r w:rsidR="00907A48">
              <w:rPr>
                <w:noProof/>
                <w:webHidden/>
              </w:rPr>
              <w:fldChar w:fldCharType="begin"/>
            </w:r>
            <w:r w:rsidR="00907A48">
              <w:rPr>
                <w:noProof/>
                <w:webHidden/>
              </w:rPr>
              <w:instrText xml:space="preserve"> PAGEREF _Toc155866700 \h </w:instrText>
            </w:r>
            <w:r w:rsidR="00907A48">
              <w:rPr>
                <w:noProof/>
                <w:webHidden/>
              </w:rPr>
            </w:r>
            <w:r w:rsidR="00907A48">
              <w:rPr>
                <w:noProof/>
                <w:webHidden/>
              </w:rPr>
              <w:fldChar w:fldCharType="separate"/>
            </w:r>
            <w:r w:rsidR="009E2F2A">
              <w:rPr>
                <w:noProof/>
                <w:webHidden/>
              </w:rPr>
              <w:t>6</w:t>
            </w:r>
            <w:r w:rsidR="00907A48">
              <w:rPr>
                <w:noProof/>
                <w:webHidden/>
              </w:rPr>
              <w:fldChar w:fldCharType="end"/>
            </w:r>
          </w:hyperlink>
        </w:p>
        <w:p w14:paraId="5356F908" w14:textId="798EFAE2"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01" w:history="1">
            <w:r w:rsidR="00907A48" w:rsidRPr="00EC6D47">
              <w:rPr>
                <w:rStyle w:val="Hyperlink"/>
                <w:noProof/>
              </w:rPr>
              <w:t>2.3 Current System Overview</w:t>
            </w:r>
            <w:r w:rsidR="00907A48">
              <w:rPr>
                <w:noProof/>
                <w:webHidden/>
              </w:rPr>
              <w:tab/>
            </w:r>
            <w:r w:rsidR="00907A48">
              <w:rPr>
                <w:noProof/>
                <w:webHidden/>
              </w:rPr>
              <w:fldChar w:fldCharType="begin"/>
            </w:r>
            <w:r w:rsidR="00907A48">
              <w:rPr>
                <w:noProof/>
                <w:webHidden/>
              </w:rPr>
              <w:instrText xml:space="preserve"> PAGEREF _Toc155866701 \h </w:instrText>
            </w:r>
            <w:r w:rsidR="00907A48">
              <w:rPr>
                <w:noProof/>
                <w:webHidden/>
              </w:rPr>
            </w:r>
            <w:r w:rsidR="00907A48">
              <w:rPr>
                <w:noProof/>
                <w:webHidden/>
              </w:rPr>
              <w:fldChar w:fldCharType="separate"/>
            </w:r>
            <w:r w:rsidR="009E2F2A">
              <w:rPr>
                <w:noProof/>
                <w:webHidden/>
              </w:rPr>
              <w:t>6</w:t>
            </w:r>
            <w:r w:rsidR="00907A48">
              <w:rPr>
                <w:noProof/>
                <w:webHidden/>
              </w:rPr>
              <w:fldChar w:fldCharType="end"/>
            </w:r>
          </w:hyperlink>
        </w:p>
        <w:p w14:paraId="4A9C820B" w14:textId="72EAD47B"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02" w:history="1">
            <w:r w:rsidR="00907A48" w:rsidRPr="00EC6D47">
              <w:rPr>
                <w:rStyle w:val="Hyperlink"/>
                <w:noProof/>
              </w:rPr>
              <w:t>2.4 Business Constraints and Assumptions</w:t>
            </w:r>
            <w:r w:rsidR="00907A48">
              <w:rPr>
                <w:noProof/>
                <w:webHidden/>
              </w:rPr>
              <w:tab/>
            </w:r>
            <w:r w:rsidR="00907A48">
              <w:rPr>
                <w:noProof/>
                <w:webHidden/>
              </w:rPr>
              <w:fldChar w:fldCharType="begin"/>
            </w:r>
            <w:r w:rsidR="00907A48">
              <w:rPr>
                <w:noProof/>
                <w:webHidden/>
              </w:rPr>
              <w:instrText xml:space="preserve"> PAGEREF _Toc155866702 \h </w:instrText>
            </w:r>
            <w:r w:rsidR="00907A48">
              <w:rPr>
                <w:noProof/>
                <w:webHidden/>
              </w:rPr>
            </w:r>
            <w:r w:rsidR="00907A48">
              <w:rPr>
                <w:noProof/>
                <w:webHidden/>
              </w:rPr>
              <w:fldChar w:fldCharType="separate"/>
            </w:r>
            <w:r w:rsidR="009E2F2A">
              <w:rPr>
                <w:noProof/>
                <w:webHidden/>
              </w:rPr>
              <w:t>7</w:t>
            </w:r>
            <w:r w:rsidR="00907A48">
              <w:rPr>
                <w:noProof/>
                <w:webHidden/>
              </w:rPr>
              <w:fldChar w:fldCharType="end"/>
            </w:r>
          </w:hyperlink>
        </w:p>
        <w:p w14:paraId="7135CD8A" w14:textId="635C9106"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03" w:history="1">
            <w:r w:rsidR="00907A48" w:rsidRPr="00EC6D47">
              <w:rPr>
                <w:rStyle w:val="Hyperlink"/>
                <w:noProof/>
              </w:rPr>
              <w:t>3.</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Functional Requirements</w:t>
            </w:r>
            <w:r w:rsidR="00907A48">
              <w:rPr>
                <w:noProof/>
                <w:webHidden/>
              </w:rPr>
              <w:tab/>
            </w:r>
            <w:r w:rsidR="00907A48">
              <w:rPr>
                <w:noProof/>
                <w:webHidden/>
              </w:rPr>
              <w:fldChar w:fldCharType="begin"/>
            </w:r>
            <w:r w:rsidR="00907A48">
              <w:rPr>
                <w:noProof/>
                <w:webHidden/>
              </w:rPr>
              <w:instrText xml:space="preserve"> PAGEREF _Toc155866703 \h </w:instrText>
            </w:r>
            <w:r w:rsidR="00907A48">
              <w:rPr>
                <w:noProof/>
                <w:webHidden/>
              </w:rPr>
            </w:r>
            <w:r w:rsidR="00907A48">
              <w:rPr>
                <w:noProof/>
                <w:webHidden/>
              </w:rPr>
              <w:fldChar w:fldCharType="separate"/>
            </w:r>
            <w:r w:rsidR="009E2F2A">
              <w:rPr>
                <w:noProof/>
                <w:webHidden/>
              </w:rPr>
              <w:t>7</w:t>
            </w:r>
            <w:r w:rsidR="00907A48">
              <w:rPr>
                <w:noProof/>
                <w:webHidden/>
              </w:rPr>
              <w:fldChar w:fldCharType="end"/>
            </w:r>
          </w:hyperlink>
        </w:p>
        <w:p w14:paraId="381B1667" w14:textId="040D8192"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04" w:history="1">
            <w:r w:rsidR="00907A48" w:rsidRPr="00EC6D47">
              <w:rPr>
                <w:rStyle w:val="Hyperlink"/>
                <w:noProof/>
              </w:rPr>
              <w:t>3.1 System Overview</w:t>
            </w:r>
            <w:r w:rsidR="00907A48">
              <w:rPr>
                <w:noProof/>
                <w:webHidden/>
              </w:rPr>
              <w:tab/>
            </w:r>
            <w:r w:rsidR="00907A48">
              <w:rPr>
                <w:noProof/>
                <w:webHidden/>
              </w:rPr>
              <w:fldChar w:fldCharType="begin"/>
            </w:r>
            <w:r w:rsidR="00907A48">
              <w:rPr>
                <w:noProof/>
                <w:webHidden/>
              </w:rPr>
              <w:instrText xml:space="preserve"> PAGEREF _Toc155866704 \h </w:instrText>
            </w:r>
            <w:r w:rsidR="00907A48">
              <w:rPr>
                <w:noProof/>
                <w:webHidden/>
              </w:rPr>
            </w:r>
            <w:r w:rsidR="00907A48">
              <w:rPr>
                <w:noProof/>
                <w:webHidden/>
              </w:rPr>
              <w:fldChar w:fldCharType="separate"/>
            </w:r>
            <w:r w:rsidR="009E2F2A">
              <w:rPr>
                <w:noProof/>
                <w:webHidden/>
              </w:rPr>
              <w:t>7</w:t>
            </w:r>
            <w:r w:rsidR="00907A48">
              <w:rPr>
                <w:noProof/>
                <w:webHidden/>
              </w:rPr>
              <w:fldChar w:fldCharType="end"/>
            </w:r>
          </w:hyperlink>
        </w:p>
        <w:p w14:paraId="02373D38" w14:textId="7C12C28E"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05" w:history="1">
            <w:r w:rsidR="00907A48" w:rsidRPr="00EC6D47">
              <w:rPr>
                <w:rStyle w:val="Hyperlink"/>
                <w:noProof/>
              </w:rPr>
              <w:t>3.2 Use Case Descriptions</w:t>
            </w:r>
            <w:r w:rsidR="00907A48">
              <w:rPr>
                <w:noProof/>
                <w:webHidden/>
              </w:rPr>
              <w:tab/>
            </w:r>
            <w:r w:rsidR="00907A48">
              <w:rPr>
                <w:noProof/>
                <w:webHidden/>
              </w:rPr>
              <w:fldChar w:fldCharType="begin"/>
            </w:r>
            <w:r w:rsidR="00907A48">
              <w:rPr>
                <w:noProof/>
                <w:webHidden/>
              </w:rPr>
              <w:instrText xml:space="preserve"> PAGEREF _Toc155866705 \h </w:instrText>
            </w:r>
            <w:r w:rsidR="00907A48">
              <w:rPr>
                <w:noProof/>
                <w:webHidden/>
              </w:rPr>
            </w:r>
            <w:r w:rsidR="00907A48">
              <w:rPr>
                <w:noProof/>
                <w:webHidden/>
              </w:rPr>
              <w:fldChar w:fldCharType="separate"/>
            </w:r>
            <w:r w:rsidR="009E2F2A">
              <w:rPr>
                <w:noProof/>
                <w:webHidden/>
              </w:rPr>
              <w:t>8</w:t>
            </w:r>
            <w:r w:rsidR="00907A48">
              <w:rPr>
                <w:noProof/>
                <w:webHidden/>
              </w:rPr>
              <w:fldChar w:fldCharType="end"/>
            </w:r>
          </w:hyperlink>
        </w:p>
        <w:p w14:paraId="1C3451FB" w14:textId="1036E775"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06" w:history="1">
            <w:r w:rsidR="00907A48" w:rsidRPr="00EC6D47">
              <w:rPr>
                <w:rStyle w:val="Hyperlink"/>
                <w:noProof/>
              </w:rPr>
              <w:t>3.2.1 User Registration and Authentication</w:t>
            </w:r>
            <w:r w:rsidR="00907A48">
              <w:rPr>
                <w:noProof/>
                <w:webHidden/>
              </w:rPr>
              <w:tab/>
            </w:r>
            <w:r w:rsidR="00907A48">
              <w:rPr>
                <w:noProof/>
                <w:webHidden/>
              </w:rPr>
              <w:fldChar w:fldCharType="begin"/>
            </w:r>
            <w:r w:rsidR="00907A48">
              <w:rPr>
                <w:noProof/>
                <w:webHidden/>
              </w:rPr>
              <w:instrText xml:space="preserve"> PAGEREF _Toc155866706 \h </w:instrText>
            </w:r>
            <w:r w:rsidR="00907A48">
              <w:rPr>
                <w:noProof/>
                <w:webHidden/>
              </w:rPr>
            </w:r>
            <w:r w:rsidR="00907A48">
              <w:rPr>
                <w:noProof/>
                <w:webHidden/>
              </w:rPr>
              <w:fldChar w:fldCharType="separate"/>
            </w:r>
            <w:r w:rsidR="009E2F2A">
              <w:rPr>
                <w:noProof/>
                <w:webHidden/>
              </w:rPr>
              <w:t>8</w:t>
            </w:r>
            <w:r w:rsidR="00907A48">
              <w:rPr>
                <w:noProof/>
                <w:webHidden/>
              </w:rPr>
              <w:fldChar w:fldCharType="end"/>
            </w:r>
          </w:hyperlink>
        </w:p>
        <w:p w14:paraId="1E39CC5A" w14:textId="124AD22E"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07" w:history="1">
            <w:r w:rsidR="00907A48" w:rsidRPr="00EC6D47">
              <w:rPr>
                <w:rStyle w:val="Hyperlink"/>
                <w:noProof/>
              </w:rPr>
              <w:t>3.2.2 Axle Load Data Collection</w:t>
            </w:r>
            <w:r w:rsidR="00907A48">
              <w:rPr>
                <w:noProof/>
                <w:webHidden/>
              </w:rPr>
              <w:tab/>
            </w:r>
            <w:r w:rsidR="00907A48">
              <w:rPr>
                <w:noProof/>
                <w:webHidden/>
              </w:rPr>
              <w:fldChar w:fldCharType="begin"/>
            </w:r>
            <w:r w:rsidR="00907A48">
              <w:rPr>
                <w:noProof/>
                <w:webHidden/>
              </w:rPr>
              <w:instrText xml:space="preserve"> PAGEREF _Toc155866707 \h </w:instrText>
            </w:r>
            <w:r w:rsidR="00907A48">
              <w:rPr>
                <w:noProof/>
                <w:webHidden/>
              </w:rPr>
            </w:r>
            <w:r w:rsidR="00907A48">
              <w:rPr>
                <w:noProof/>
                <w:webHidden/>
              </w:rPr>
              <w:fldChar w:fldCharType="separate"/>
            </w:r>
            <w:r w:rsidR="009E2F2A">
              <w:rPr>
                <w:noProof/>
                <w:webHidden/>
              </w:rPr>
              <w:t>8</w:t>
            </w:r>
            <w:r w:rsidR="00907A48">
              <w:rPr>
                <w:noProof/>
                <w:webHidden/>
              </w:rPr>
              <w:fldChar w:fldCharType="end"/>
            </w:r>
          </w:hyperlink>
        </w:p>
        <w:p w14:paraId="2A614BB9" w14:textId="24A4796B"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08" w:history="1">
            <w:r w:rsidR="00907A48" w:rsidRPr="00EC6D47">
              <w:rPr>
                <w:rStyle w:val="Hyperlink"/>
                <w:noProof/>
              </w:rPr>
              <w:t>3.2.3 Database Management</w:t>
            </w:r>
            <w:r w:rsidR="00907A48">
              <w:rPr>
                <w:noProof/>
                <w:webHidden/>
              </w:rPr>
              <w:tab/>
            </w:r>
            <w:r w:rsidR="00907A48">
              <w:rPr>
                <w:noProof/>
                <w:webHidden/>
              </w:rPr>
              <w:fldChar w:fldCharType="begin"/>
            </w:r>
            <w:r w:rsidR="00907A48">
              <w:rPr>
                <w:noProof/>
                <w:webHidden/>
              </w:rPr>
              <w:instrText xml:space="preserve"> PAGEREF _Toc155866708 \h </w:instrText>
            </w:r>
            <w:r w:rsidR="00907A48">
              <w:rPr>
                <w:noProof/>
                <w:webHidden/>
              </w:rPr>
            </w:r>
            <w:r w:rsidR="00907A48">
              <w:rPr>
                <w:noProof/>
                <w:webHidden/>
              </w:rPr>
              <w:fldChar w:fldCharType="separate"/>
            </w:r>
            <w:r w:rsidR="009E2F2A">
              <w:rPr>
                <w:noProof/>
                <w:webHidden/>
              </w:rPr>
              <w:t>8</w:t>
            </w:r>
            <w:r w:rsidR="00907A48">
              <w:rPr>
                <w:noProof/>
                <w:webHidden/>
              </w:rPr>
              <w:fldChar w:fldCharType="end"/>
            </w:r>
          </w:hyperlink>
        </w:p>
        <w:p w14:paraId="71A2C66E" w14:textId="33DE9E81"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09" w:history="1">
            <w:r w:rsidR="00907A48" w:rsidRPr="00EC6D47">
              <w:rPr>
                <w:rStyle w:val="Hyperlink"/>
                <w:noProof/>
              </w:rPr>
              <w:t>3.2.4 Data Analysis and Reporting</w:t>
            </w:r>
            <w:r w:rsidR="00907A48">
              <w:rPr>
                <w:noProof/>
                <w:webHidden/>
              </w:rPr>
              <w:tab/>
            </w:r>
            <w:r w:rsidR="00907A48">
              <w:rPr>
                <w:noProof/>
                <w:webHidden/>
              </w:rPr>
              <w:fldChar w:fldCharType="begin"/>
            </w:r>
            <w:r w:rsidR="00907A48">
              <w:rPr>
                <w:noProof/>
                <w:webHidden/>
              </w:rPr>
              <w:instrText xml:space="preserve"> PAGEREF _Toc155866709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0CA35C15" w14:textId="2F11BD9F"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10" w:history="1">
            <w:r w:rsidR="00907A48" w:rsidRPr="00EC6D47">
              <w:rPr>
                <w:rStyle w:val="Hyperlink"/>
                <w:noProof/>
              </w:rPr>
              <w:t>3.3 System Interfaces</w:t>
            </w:r>
            <w:r w:rsidR="00907A48">
              <w:rPr>
                <w:noProof/>
                <w:webHidden/>
              </w:rPr>
              <w:tab/>
            </w:r>
            <w:r w:rsidR="00907A48">
              <w:rPr>
                <w:noProof/>
                <w:webHidden/>
              </w:rPr>
              <w:fldChar w:fldCharType="begin"/>
            </w:r>
            <w:r w:rsidR="00907A48">
              <w:rPr>
                <w:noProof/>
                <w:webHidden/>
              </w:rPr>
              <w:instrText xml:space="preserve"> PAGEREF _Toc155866710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72103751" w14:textId="77ACB9DC"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1" w:history="1">
            <w:r w:rsidR="00907A48" w:rsidRPr="00EC6D47">
              <w:rPr>
                <w:rStyle w:val="Hyperlink"/>
                <w:noProof/>
              </w:rPr>
              <w:t>3.3.1 User Interfaces</w:t>
            </w:r>
            <w:r w:rsidR="00907A48">
              <w:rPr>
                <w:noProof/>
                <w:webHidden/>
              </w:rPr>
              <w:tab/>
            </w:r>
            <w:r w:rsidR="00907A48">
              <w:rPr>
                <w:noProof/>
                <w:webHidden/>
              </w:rPr>
              <w:fldChar w:fldCharType="begin"/>
            </w:r>
            <w:r w:rsidR="00907A48">
              <w:rPr>
                <w:noProof/>
                <w:webHidden/>
              </w:rPr>
              <w:instrText xml:space="preserve"> PAGEREF _Toc155866711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73270646" w14:textId="4CB359CE"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2" w:history="1">
            <w:r w:rsidR="00907A48" w:rsidRPr="00EC6D47">
              <w:rPr>
                <w:rStyle w:val="Hyperlink"/>
                <w:noProof/>
              </w:rPr>
              <w:t>3.3.2 Hardware Interfaces</w:t>
            </w:r>
            <w:r w:rsidR="00907A48">
              <w:rPr>
                <w:noProof/>
                <w:webHidden/>
              </w:rPr>
              <w:tab/>
            </w:r>
            <w:r w:rsidR="00907A48">
              <w:rPr>
                <w:noProof/>
                <w:webHidden/>
              </w:rPr>
              <w:fldChar w:fldCharType="begin"/>
            </w:r>
            <w:r w:rsidR="00907A48">
              <w:rPr>
                <w:noProof/>
                <w:webHidden/>
              </w:rPr>
              <w:instrText xml:space="preserve"> PAGEREF _Toc155866712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3B28A257" w14:textId="0356AF90"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3" w:history="1">
            <w:r w:rsidR="00907A48" w:rsidRPr="00EC6D47">
              <w:rPr>
                <w:rStyle w:val="Hyperlink"/>
                <w:noProof/>
              </w:rPr>
              <w:t>3.3.3 Software Interfaces</w:t>
            </w:r>
            <w:r w:rsidR="00907A48">
              <w:rPr>
                <w:noProof/>
                <w:webHidden/>
              </w:rPr>
              <w:tab/>
            </w:r>
            <w:r w:rsidR="00907A48">
              <w:rPr>
                <w:noProof/>
                <w:webHidden/>
              </w:rPr>
              <w:fldChar w:fldCharType="begin"/>
            </w:r>
            <w:r w:rsidR="00907A48">
              <w:rPr>
                <w:noProof/>
                <w:webHidden/>
              </w:rPr>
              <w:instrText xml:space="preserve"> PAGEREF _Toc155866713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20E8C7A3" w14:textId="3B3D76A2"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14" w:history="1">
            <w:r w:rsidR="00907A48" w:rsidRPr="00EC6D47">
              <w:rPr>
                <w:rStyle w:val="Hyperlink"/>
                <w:noProof/>
              </w:rPr>
              <w:t>3.4 Data Requirements</w:t>
            </w:r>
            <w:r w:rsidR="00907A48">
              <w:rPr>
                <w:noProof/>
                <w:webHidden/>
              </w:rPr>
              <w:tab/>
            </w:r>
            <w:r w:rsidR="00907A48">
              <w:rPr>
                <w:noProof/>
                <w:webHidden/>
              </w:rPr>
              <w:fldChar w:fldCharType="begin"/>
            </w:r>
            <w:r w:rsidR="00907A48">
              <w:rPr>
                <w:noProof/>
                <w:webHidden/>
              </w:rPr>
              <w:instrText xml:space="preserve"> PAGEREF _Toc155866714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1D3F7E80" w14:textId="694D6C41"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5" w:history="1">
            <w:r w:rsidR="00907A48" w:rsidRPr="00EC6D47">
              <w:rPr>
                <w:rStyle w:val="Hyperlink"/>
                <w:noProof/>
              </w:rPr>
              <w:t>3.4.1 Types and Structure of Data</w:t>
            </w:r>
            <w:r w:rsidR="00907A48">
              <w:rPr>
                <w:noProof/>
                <w:webHidden/>
              </w:rPr>
              <w:tab/>
            </w:r>
            <w:r w:rsidR="00907A48">
              <w:rPr>
                <w:noProof/>
                <w:webHidden/>
              </w:rPr>
              <w:fldChar w:fldCharType="begin"/>
            </w:r>
            <w:r w:rsidR="00907A48">
              <w:rPr>
                <w:noProof/>
                <w:webHidden/>
              </w:rPr>
              <w:instrText xml:space="preserve"> PAGEREF _Toc155866715 \h </w:instrText>
            </w:r>
            <w:r w:rsidR="00907A48">
              <w:rPr>
                <w:noProof/>
                <w:webHidden/>
              </w:rPr>
            </w:r>
            <w:r w:rsidR="00907A48">
              <w:rPr>
                <w:noProof/>
                <w:webHidden/>
              </w:rPr>
              <w:fldChar w:fldCharType="separate"/>
            </w:r>
            <w:r w:rsidR="009E2F2A">
              <w:rPr>
                <w:noProof/>
                <w:webHidden/>
              </w:rPr>
              <w:t>9</w:t>
            </w:r>
            <w:r w:rsidR="00907A48">
              <w:rPr>
                <w:noProof/>
                <w:webHidden/>
              </w:rPr>
              <w:fldChar w:fldCharType="end"/>
            </w:r>
          </w:hyperlink>
        </w:p>
        <w:p w14:paraId="27E4B683" w14:textId="38D268D6"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6" w:history="1">
            <w:r w:rsidR="00907A48" w:rsidRPr="00EC6D47">
              <w:rPr>
                <w:rStyle w:val="Hyperlink"/>
                <w:noProof/>
              </w:rPr>
              <w:t>3.4.2 Data Input and Output</w:t>
            </w:r>
            <w:r w:rsidR="00907A48">
              <w:rPr>
                <w:noProof/>
                <w:webHidden/>
              </w:rPr>
              <w:tab/>
            </w:r>
            <w:r w:rsidR="00907A48">
              <w:rPr>
                <w:noProof/>
                <w:webHidden/>
              </w:rPr>
              <w:fldChar w:fldCharType="begin"/>
            </w:r>
            <w:r w:rsidR="00907A48">
              <w:rPr>
                <w:noProof/>
                <w:webHidden/>
              </w:rPr>
              <w:instrText xml:space="preserve"> PAGEREF _Toc155866716 \h </w:instrText>
            </w:r>
            <w:r w:rsidR="00907A48">
              <w:rPr>
                <w:noProof/>
                <w:webHidden/>
              </w:rPr>
            </w:r>
            <w:r w:rsidR="00907A48">
              <w:rPr>
                <w:noProof/>
                <w:webHidden/>
              </w:rPr>
              <w:fldChar w:fldCharType="separate"/>
            </w:r>
            <w:r w:rsidR="009E2F2A">
              <w:rPr>
                <w:noProof/>
                <w:webHidden/>
              </w:rPr>
              <w:t>10</w:t>
            </w:r>
            <w:r w:rsidR="00907A48">
              <w:rPr>
                <w:noProof/>
                <w:webHidden/>
              </w:rPr>
              <w:fldChar w:fldCharType="end"/>
            </w:r>
          </w:hyperlink>
        </w:p>
        <w:p w14:paraId="0C3A9A68" w14:textId="31A5890D"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17" w:history="1">
            <w:r w:rsidR="00907A48" w:rsidRPr="00EC6D47">
              <w:rPr>
                <w:rStyle w:val="Hyperlink"/>
                <w:noProof/>
              </w:rPr>
              <w:t>3.5 Security Requirements</w:t>
            </w:r>
            <w:r w:rsidR="00907A48">
              <w:rPr>
                <w:noProof/>
                <w:webHidden/>
              </w:rPr>
              <w:tab/>
            </w:r>
            <w:r w:rsidR="00907A48">
              <w:rPr>
                <w:noProof/>
                <w:webHidden/>
              </w:rPr>
              <w:fldChar w:fldCharType="begin"/>
            </w:r>
            <w:r w:rsidR="00907A48">
              <w:rPr>
                <w:noProof/>
                <w:webHidden/>
              </w:rPr>
              <w:instrText xml:space="preserve"> PAGEREF _Toc155866717 \h </w:instrText>
            </w:r>
            <w:r w:rsidR="00907A48">
              <w:rPr>
                <w:noProof/>
                <w:webHidden/>
              </w:rPr>
            </w:r>
            <w:r w:rsidR="00907A48">
              <w:rPr>
                <w:noProof/>
                <w:webHidden/>
              </w:rPr>
              <w:fldChar w:fldCharType="separate"/>
            </w:r>
            <w:r w:rsidR="009E2F2A">
              <w:rPr>
                <w:noProof/>
                <w:webHidden/>
              </w:rPr>
              <w:t>10</w:t>
            </w:r>
            <w:r w:rsidR="00907A48">
              <w:rPr>
                <w:noProof/>
                <w:webHidden/>
              </w:rPr>
              <w:fldChar w:fldCharType="end"/>
            </w:r>
          </w:hyperlink>
        </w:p>
        <w:p w14:paraId="3F4240F4" w14:textId="09301B44"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8" w:history="1">
            <w:r w:rsidR="00907A48" w:rsidRPr="00EC6D47">
              <w:rPr>
                <w:rStyle w:val="Hyperlink"/>
                <w:noProof/>
              </w:rPr>
              <w:t>3.5.1 Access Control</w:t>
            </w:r>
            <w:r w:rsidR="00907A48">
              <w:rPr>
                <w:noProof/>
                <w:webHidden/>
              </w:rPr>
              <w:tab/>
            </w:r>
            <w:r w:rsidR="00907A48">
              <w:rPr>
                <w:noProof/>
                <w:webHidden/>
              </w:rPr>
              <w:fldChar w:fldCharType="begin"/>
            </w:r>
            <w:r w:rsidR="00907A48">
              <w:rPr>
                <w:noProof/>
                <w:webHidden/>
              </w:rPr>
              <w:instrText xml:space="preserve"> PAGEREF _Toc155866718 \h </w:instrText>
            </w:r>
            <w:r w:rsidR="00907A48">
              <w:rPr>
                <w:noProof/>
                <w:webHidden/>
              </w:rPr>
            </w:r>
            <w:r w:rsidR="00907A48">
              <w:rPr>
                <w:noProof/>
                <w:webHidden/>
              </w:rPr>
              <w:fldChar w:fldCharType="separate"/>
            </w:r>
            <w:r w:rsidR="009E2F2A">
              <w:rPr>
                <w:noProof/>
                <w:webHidden/>
              </w:rPr>
              <w:t>10</w:t>
            </w:r>
            <w:r w:rsidR="00907A48">
              <w:rPr>
                <w:noProof/>
                <w:webHidden/>
              </w:rPr>
              <w:fldChar w:fldCharType="end"/>
            </w:r>
          </w:hyperlink>
        </w:p>
        <w:p w14:paraId="6BC29AD1" w14:textId="37278670"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19" w:history="1">
            <w:r w:rsidR="00907A48" w:rsidRPr="00EC6D47">
              <w:rPr>
                <w:rStyle w:val="Hyperlink"/>
                <w:noProof/>
              </w:rPr>
              <w:t>3.5.2 Data Encryption</w:t>
            </w:r>
            <w:r w:rsidR="00907A48">
              <w:rPr>
                <w:noProof/>
                <w:webHidden/>
              </w:rPr>
              <w:tab/>
            </w:r>
            <w:r w:rsidR="00907A48">
              <w:rPr>
                <w:noProof/>
                <w:webHidden/>
              </w:rPr>
              <w:fldChar w:fldCharType="begin"/>
            </w:r>
            <w:r w:rsidR="00907A48">
              <w:rPr>
                <w:noProof/>
                <w:webHidden/>
              </w:rPr>
              <w:instrText xml:space="preserve"> PAGEREF _Toc155866719 \h </w:instrText>
            </w:r>
            <w:r w:rsidR="00907A48">
              <w:rPr>
                <w:noProof/>
                <w:webHidden/>
              </w:rPr>
            </w:r>
            <w:r w:rsidR="00907A48">
              <w:rPr>
                <w:noProof/>
                <w:webHidden/>
              </w:rPr>
              <w:fldChar w:fldCharType="separate"/>
            </w:r>
            <w:r w:rsidR="009E2F2A">
              <w:rPr>
                <w:noProof/>
                <w:webHidden/>
              </w:rPr>
              <w:t>10</w:t>
            </w:r>
            <w:r w:rsidR="00907A48">
              <w:rPr>
                <w:noProof/>
                <w:webHidden/>
              </w:rPr>
              <w:fldChar w:fldCharType="end"/>
            </w:r>
          </w:hyperlink>
        </w:p>
        <w:p w14:paraId="23BA3D63" w14:textId="4E12BD4E"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20" w:history="1">
            <w:r w:rsidR="00907A48" w:rsidRPr="00EC6D47">
              <w:rPr>
                <w:rStyle w:val="Hyperlink"/>
                <w:noProof/>
              </w:rPr>
              <w:t>3.6 Data Transmission</w:t>
            </w:r>
            <w:r w:rsidR="00907A48">
              <w:rPr>
                <w:noProof/>
                <w:webHidden/>
              </w:rPr>
              <w:tab/>
            </w:r>
            <w:r w:rsidR="00907A48">
              <w:rPr>
                <w:noProof/>
                <w:webHidden/>
              </w:rPr>
              <w:fldChar w:fldCharType="begin"/>
            </w:r>
            <w:r w:rsidR="00907A48">
              <w:rPr>
                <w:noProof/>
                <w:webHidden/>
              </w:rPr>
              <w:instrText xml:space="preserve"> PAGEREF _Toc155866720 \h </w:instrText>
            </w:r>
            <w:r w:rsidR="00907A48">
              <w:rPr>
                <w:noProof/>
                <w:webHidden/>
              </w:rPr>
            </w:r>
            <w:r w:rsidR="00907A48">
              <w:rPr>
                <w:noProof/>
                <w:webHidden/>
              </w:rPr>
              <w:fldChar w:fldCharType="separate"/>
            </w:r>
            <w:r w:rsidR="009E2F2A">
              <w:rPr>
                <w:noProof/>
                <w:webHidden/>
              </w:rPr>
              <w:t>10</w:t>
            </w:r>
            <w:r w:rsidR="00907A48">
              <w:rPr>
                <w:noProof/>
                <w:webHidden/>
              </w:rPr>
              <w:fldChar w:fldCharType="end"/>
            </w:r>
          </w:hyperlink>
        </w:p>
        <w:p w14:paraId="3AD1C360" w14:textId="3D0F6A25"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21" w:history="1">
            <w:r w:rsidR="00907A48" w:rsidRPr="00EC6D47">
              <w:rPr>
                <w:rStyle w:val="Hyperlink"/>
                <w:noProof/>
              </w:rPr>
              <w:t>3.6.1 Axle Load Data (Daily)</w:t>
            </w:r>
            <w:r w:rsidR="00907A48">
              <w:rPr>
                <w:noProof/>
                <w:webHidden/>
              </w:rPr>
              <w:tab/>
            </w:r>
            <w:r w:rsidR="00907A48">
              <w:rPr>
                <w:noProof/>
                <w:webHidden/>
              </w:rPr>
              <w:fldChar w:fldCharType="begin"/>
            </w:r>
            <w:r w:rsidR="00907A48">
              <w:rPr>
                <w:noProof/>
                <w:webHidden/>
              </w:rPr>
              <w:instrText xml:space="preserve"> PAGEREF _Toc155866721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1C410D7F" w14:textId="116BC600"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22" w:history="1">
            <w:r w:rsidR="00907A48" w:rsidRPr="00EC6D47">
              <w:rPr>
                <w:rStyle w:val="Hyperlink"/>
                <w:noProof/>
              </w:rPr>
              <w:t>3.6.2 Axle Load Data (Live)</w:t>
            </w:r>
            <w:r w:rsidR="00907A48">
              <w:rPr>
                <w:noProof/>
                <w:webHidden/>
              </w:rPr>
              <w:tab/>
            </w:r>
            <w:r w:rsidR="00907A48">
              <w:rPr>
                <w:noProof/>
                <w:webHidden/>
              </w:rPr>
              <w:fldChar w:fldCharType="begin"/>
            </w:r>
            <w:r w:rsidR="00907A48">
              <w:rPr>
                <w:noProof/>
                <w:webHidden/>
              </w:rPr>
              <w:instrText xml:space="preserve"> PAGEREF _Toc155866722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06AF8FE4" w14:textId="49657F24"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23" w:history="1">
            <w:r w:rsidR="00907A48" w:rsidRPr="00EC6D47">
              <w:rPr>
                <w:rStyle w:val="Hyperlink"/>
                <w:noProof/>
              </w:rPr>
              <w:t>3.7 System backup (Database backup)</w:t>
            </w:r>
            <w:r w:rsidR="00907A48">
              <w:rPr>
                <w:noProof/>
                <w:webHidden/>
              </w:rPr>
              <w:tab/>
            </w:r>
            <w:r w:rsidR="00907A48">
              <w:rPr>
                <w:noProof/>
                <w:webHidden/>
              </w:rPr>
              <w:fldChar w:fldCharType="begin"/>
            </w:r>
            <w:r w:rsidR="00907A48">
              <w:rPr>
                <w:noProof/>
                <w:webHidden/>
              </w:rPr>
              <w:instrText xml:space="preserve"> PAGEREF _Toc155866723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182FCDA3" w14:textId="7513D614"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24" w:history="1">
            <w:r w:rsidR="00907A48" w:rsidRPr="00EC6D47">
              <w:rPr>
                <w:rStyle w:val="Hyperlink"/>
                <w:noProof/>
              </w:rPr>
              <w:t>3.8 System monitoring and operation</w:t>
            </w:r>
            <w:r w:rsidR="00907A48">
              <w:rPr>
                <w:noProof/>
                <w:webHidden/>
              </w:rPr>
              <w:tab/>
            </w:r>
            <w:r w:rsidR="00907A48">
              <w:rPr>
                <w:noProof/>
                <w:webHidden/>
              </w:rPr>
              <w:fldChar w:fldCharType="begin"/>
            </w:r>
            <w:r w:rsidR="00907A48">
              <w:rPr>
                <w:noProof/>
                <w:webHidden/>
              </w:rPr>
              <w:instrText xml:space="preserve"> PAGEREF _Toc155866724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7CF09557" w14:textId="075FE420"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25" w:history="1">
            <w:r w:rsidR="00907A48" w:rsidRPr="00EC6D47">
              <w:rPr>
                <w:rStyle w:val="Hyperlink"/>
                <w:noProof/>
              </w:rPr>
              <w:t>4.</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Non-Functional Requirements</w:t>
            </w:r>
            <w:r w:rsidR="00907A48">
              <w:rPr>
                <w:noProof/>
                <w:webHidden/>
              </w:rPr>
              <w:tab/>
            </w:r>
            <w:r w:rsidR="00907A48">
              <w:rPr>
                <w:noProof/>
                <w:webHidden/>
              </w:rPr>
              <w:fldChar w:fldCharType="begin"/>
            </w:r>
            <w:r w:rsidR="00907A48">
              <w:rPr>
                <w:noProof/>
                <w:webHidden/>
              </w:rPr>
              <w:instrText xml:space="preserve"> PAGEREF _Toc155866725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349E3479" w14:textId="3C06310E"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26" w:history="1">
            <w:r w:rsidR="00907A48" w:rsidRPr="00EC6D47">
              <w:rPr>
                <w:rStyle w:val="Hyperlink"/>
                <w:noProof/>
              </w:rPr>
              <w:t>4.1 Performance Requirements</w:t>
            </w:r>
            <w:r w:rsidR="00907A48">
              <w:rPr>
                <w:noProof/>
                <w:webHidden/>
              </w:rPr>
              <w:tab/>
            </w:r>
            <w:r w:rsidR="00907A48">
              <w:rPr>
                <w:noProof/>
                <w:webHidden/>
              </w:rPr>
              <w:fldChar w:fldCharType="begin"/>
            </w:r>
            <w:r w:rsidR="00907A48">
              <w:rPr>
                <w:noProof/>
                <w:webHidden/>
              </w:rPr>
              <w:instrText xml:space="preserve"> PAGEREF _Toc155866726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344FE830" w14:textId="6A5FCF96"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27" w:history="1">
            <w:r w:rsidR="00907A48" w:rsidRPr="00EC6D47">
              <w:rPr>
                <w:rStyle w:val="Hyperlink"/>
                <w:noProof/>
              </w:rPr>
              <w:t>4.1.1 Response Time</w:t>
            </w:r>
            <w:r w:rsidR="00907A48">
              <w:rPr>
                <w:noProof/>
                <w:webHidden/>
              </w:rPr>
              <w:tab/>
            </w:r>
            <w:r w:rsidR="00907A48">
              <w:rPr>
                <w:noProof/>
                <w:webHidden/>
              </w:rPr>
              <w:fldChar w:fldCharType="begin"/>
            </w:r>
            <w:r w:rsidR="00907A48">
              <w:rPr>
                <w:noProof/>
                <w:webHidden/>
              </w:rPr>
              <w:instrText xml:space="preserve"> PAGEREF _Toc155866727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788B584B" w14:textId="698761A0" w:rsidR="00907A48" w:rsidRDefault="00000000">
          <w:pPr>
            <w:pStyle w:val="TOC3"/>
            <w:tabs>
              <w:tab w:val="right" w:leader="dot" w:pos="9734"/>
            </w:tabs>
            <w:rPr>
              <w:rFonts w:eastAsiaTheme="minorEastAsia" w:cstheme="minorBidi"/>
              <w:noProof/>
              <w:kern w:val="2"/>
              <w:szCs w:val="22"/>
              <w:lang w:eastAsia="en-US"/>
              <w14:ligatures w14:val="standardContextual"/>
            </w:rPr>
          </w:pPr>
          <w:hyperlink w:anchor="_Toc155866728" w:history="1">
            <w:r w:rsidR="00907A48" w:rsidRPr="00EC6D47">
              <w:rPr>
                <w:rStyle w:val="Hyperlink"/>
                <w:noProof/>
              </w:rPr>
              <w:t>4.1.2 Throughput</w:t>
            </w:r>
            <w:r w:rsidR="00907A48">
              <w:rPr>
                <w:noProof/>
                <w:webHidden/>
              </w:rPr>
              <w:tab/>
            </w:r>
            <w:r w:rsidR="00907A48">
              <w:rPr>
                <w:noProof/>
                <w:webHidden/>
              </w:rPr>
              <w:fldChar w:fldCharType="begin"/>
            </w:r>
            <w:r w:rsidR="00907A48">
              <w:rPr>
                <w:noProof/>
                <w:webHidden/>
              </w:rPr>
              <w:instrText xml:space="preserve"> PAGEREF _Toc155866728 \h </w:instrText>
            </w:r>
            <w:r w:rsidR="00907A48">
              <w:rPr>
                <w:noProof/>
                <w:webHidden/>
              </w:rPr>
            </w:r>
            <w:r w:rsidR="00907A48">
              <w:rPr>
                <w:noProof/>
                <w:webHidden/>
              </w:rPr>
              <w:fldChar w:fldCharType="separate"/>
            </w:r>
            <w:r w:rsidR="009E2F2A">
              <w:rPr>
                <w:noProof/>
                <w:webHidden/>
              </w:rPr>
              <w:t>11</w:t>
            </w:r>
            <w:r w:rsidR="00907A48">
              <w:rPr>
                <w:noProof/>
                <w:webHidden/>
              </w:rPr>
              <w:fldChar w:fldCharType="end"/>
            </w:r>
          </w:hyperlink>
        </w:p>
        <w:p w14:paraId="14C733CE" w14:textId="1C791DA5"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29" w:history="1">
            <w:r w:rsidR="00907A48" w:rsidRPr="00EC6D47">
              <w:rPr>
                <w:rStyle w:val="Hyperlink"/>
                <w:noProof/>
              </w:rPr>
              <w:t>4.2 Reliability and Availability</w:t>
            </w:r>
            <w:r w:rsidR="00907A48">
              <w:rPr>
                <w:noProof/>
                <w:webHidden/>
              </w:rPr>
              <w:tab/>
            </w:r>
            <w:r w:rsidR="00907A48">
              <w:rPr>
                <w:noProof/>
                <w:webHidden/>
              </w:rPr>
              <w:fldChar w:fldCharType="begin"/>
            </w:r>
            <w:r w:rsidR="00907A48">
              <w:rPr>
                <w:noProof/>
                <w:webHidden/>
              </w:rPr>
              <w:instrText xml:space="preserve"> PAGEREF _Toc155866729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391B115F" w14:textId="71835496"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0" w:history="1">
            <w:r w:rsidR="00907A48" w:rsidRPr="00EC6D47">
              <w:rPr>
                <w:rStyle w:val="Hyperlink"/>
                <w:noProof/>
              </w:rPr>
              <w:t>4.3 Scalability</w:t>
            </w:r>
            <w:r w:rsidR="00907A48">
              <w:rPr>
                <w:noProof/>
                <w:webHidden/>
              </w:rPr>
              <w:tab/>
            </w:r>
            <w:r w:rsidR="00907A48">
              <w:rPr>
                <w:noProof/>
                <w:webHidden/>
              </w:rPr>
              <w:fldChar w:fldCharType="begin"/>
            </w:r>
            <w:r w:rsidR="00907A48">
              <w:rPr>
                <w:noProof/>
                <w:webHidden/>
              </w:rPr>
              <w:instrText xml:space="preserve"> PAGEREF _Toc155866730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5E763171" w14:textId="7CFFBC21"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1" w:history="1">
            <w:r w:rsidR="00907A48" w:rsidRPr="00EC6D47">
              <w:rPr>
                <w:rStyle w:val="Hyperlink"/>
                <w:noProof/>
              </w:rPr>
              <w:t>4.4 Usability and User Experience</w:t>
            </w:r>
            <w:r w:rsidR="00907A48">
              <w:rPr>
                <w:noProof/>
                <w:webHidden/>
              </w:rPr>
              <w:tab/>
            </w:r>
            <w:r w:rsidR="00907A48">
              <w:rPr>
                <w:noProof/>
                <w:webHidden/>
              </w:rPr>
              <w:fldChar w:fldCharType="begin"/>
            </w:r>
            <w:r w:rsidR="00907A48">
              <w:rPr>
                <w:noProof/>
                <w:webHidden/>
              </w:rPr>
              <w:instrText xml:space="preserve"> PAGEREF _Toc155866731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7753A446" w14:textId="52CDBC18"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2" w:history="1">
            <w:r w:rsidR="00907A48" w:rsidRPr="00EC6D47">
              <w:rPr>
                <w:rStyle w:val="Hyperlink"/>
                <w:noProof/>
              </w:rPr>
              <w:t>4.5 System Maintainability</w:t>
            </w:r>
            <w:r w:rsidR="00907A48">
              <w:rPr>
                <w:noProof/>
                <w:webHidden/>
              </w:rPr>
              <w:tab/>
            </w:r>
            <w:r w:rsidR="00907A48">
              <w:rPr>
                <w:noProof/>
                <w:webHidden/>
              </w:rPr>
              <w:fldChar w:fldCharType="begin"/>
            </w:r>
            <w:r w:rsidR="00907A48">
              <w:rPr>
                <w:noProof/>
                <w:webHidden/>
              </w:rPr>
              <w:instrText xml:space="preserve"> PAGEREF _Toc155866732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5ED204AB" w14:textId="0D1FBCD5"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3" w:history="1">
            <w:r w:rsidR="00907A48" w:rsidRPr="00EC6D47">
              <w:rPr>
                <w:rStyle w:val="Hyperlink"/>
                <w:noProof/>
              </w:rPr>
              <w:t>4.6 Legal and Regulatory Requirements</w:t>
            </w:r>
            <w:r w:rsidR="00907A48">
              <w:rPr>
                <w:noProof/>
                <w:webHidden/>
              </w:rPr>
              <w:tab/>
            </w:r>
            <w:r w:rsidR="00907A48">
              <w:rPr>
                <w:noProof/>
                <w:webHidden/>
              </w:rPr>
              <w:fldChar w:fldCharType="begin"/>
            </w:r>
            <w:r w:rsidR="00907A48">
              <w:rPr>
                <w:noProof/>
                <w:webHidden/>
              </w:rPr>
              <w:instrText xml:space="preserve"> PAGEREF _Toc155866733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3A09FC0C" w14:textId="17BBFA2F"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34" w:history="1">
            <w:r w:rsidR="00907A48" w:rsidRPr="00EC6D47">
              <w:rPr>
                <w:rStyle w:val="Hyperlink"/>
                <w:noProof/>
              </w:rPr>
              <w:t>5.</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Constraints</w:t>
            </w:r>
            <w:r w:rsidR="00907A48">
              <w:rPr>
                <w:noProof/>
                <w:webHidden/>
              </w:rPr>
              <w:tab/>
            </w:r>
            <w:r w:rsidR="00907A48">
              <w:rPr>
                <w:noProof/>
                <w:webHidden/>
              </w:rPr>
              <w:fldChar w:fldCharType="begin"/>
            </w:r>
            <w:r w:rsidR="00907A48">
              <w:rPr>
                <w:noProof/>
                <w:webHidden/>
              </w:rPr>
              <w:instrText xml:space="preserve"> PAGEREF _Toc155866734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2C172FBA" w14:textId="51EA2907"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5" w:history="1">
            <w:r w:rsidR="00907A48" w:rsidRPr="00EC6D47">
              <w:rPr>
                <w:rStyle w:val="Hyperlink"/>
                <w:noProof/>
              </w:rPr>
              <w:t>5.1 Technical Constraints</w:t>
            </w:r>
            <w:r w:rsidR="00907A48">
              <w:rPr>
                <w:noProof/>
                <w:webHidden/>
              </w:rPr>
              <w:tab/>
            </w:r>
            <w:r w:rsidR="00907A48">
              <w:rPr>
                <w:noProof/>
                <w:webHidden/>
              </w:rPr>
              <w:fldChar w:fldCharType="begin"/>
            </w:r>
            <w:r w:rsidR="00907A48">
              <w:rPr>
                <w:noProof/>
                <w:webHidden/>
              </w:rPr>
              <w:instrText xml:space="preserve"> PAGEREF _Toc155866735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108EC478" w14:textId="4A50DEE8"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6" w:history="1">
            <w:r w:rsidR="00907A48" w:rsidRPr="00EC6D47">
              <w:rPr>
                <w:rStyle w:val="Hyperlink"/>
                <w:noProof/>
              </w:rPr>
              <w:t>5.2 Budgetary Constraints</w:t>
            </w:r>
            <w:r w:rsidR="00907A48">
              <w:rPr>
                <w:noProof/>
                <w:webHidden/>
              </w:rPr>
              <w:tab/>
            </w:r>
            <w:r w:rsidR="00907A48">
              <w:rPr>
                <w:noProof/>
                <w:webHidden/>
              </w:rPr>
              <w:fldChar w:fldCharType="begin"/>
            </w:r>
            <w:r w:rsidR="00907A48">
              <w:rPr>
                <w:noProof/>
                <w:webHidden/>
              </w:rPr>
              <w:instrText xml:space="preserve"> PAGEREF _Toc155866736 \h </w:instrText>
            </w:r>
            <w:r w:rsidR="00907A48">
              <w:rPr>
                <w:noProof/>
                <w:webHidden/>
              </w:rPr>
            </w:r>
            <w:r w:rsidR="00907A48">
              <w:rPr>
                <w:noProof/>
                <w:webHidden/>
              </w:rPr>
              <w:fldChar w:fldCharType="separate"/>
            </w:r>
            <w:r w:rsidR="009E2F2A">
              <w:rPr>
                <w:noProof/>
                <w:webHidden/>
              </w:rPr>
              <w:t>12</w:t>
            </w:r>
            <w:r w:rsidR="00907A48">
              <w:rPr>
                <w:noProof/>
                <w:webHidden/>
              </w:rPr>
              <w:fldChar w:fldCharType="end"/>
            </w:r>
          </w:hyperlink>
        </w:p>
        <w:p w14:paraId="5013F786" w14:textId="3DC898D4"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7" w:history="1">
            <w:r w:rsidR="00907A48" w:rsidRPr="00EC6D47">
              <w:rPr>
                <w:rStyle w:val="Hyperlink"/>
                <w:noProof/>
              </w:rPr>
              <w:t>5.3 Time Constraints</w:t>
            </w:r>
            <w:r w:rsidR="00907A48">
              <w:rPr>
                <w:noProof/>
                <w:webHidden/>
              </w:rPr>
              <w:tab/>
            </w:r>
            <w:r w:rsidR="00907A48">
              <w:rPr>
                <w:noProof/>
                <w:webHidden/>
              </w:rPr>
              <w:fldChar w:fldCharType="begin"/>
            </w:r>
            <w:r w:rsidR="00907A48">
              <w:rPr>
                <w:noProof/>
                <w:webHidden/>
              </w:rPr>
              <w:instrText xml:space="preserve"> PAGEREF _Toc155866737 \h </w:instrText>
            </w:r>
            <w:r w:rsidR="00907A48">
              <w:rPr>
                <w:noProof/>
                <w:webHidden/>
              </w:rPr>
            </w:r>
            <w:r w:rsidR="00907A48">
              <w:rPr>
                <w:noProof/>
                <w:webHidden/>
              </w:rPr>
              <w:fldChar w:fldCharType="separate"/>
            </w:r>
            <w:r w:rsidR="009E2F2A">
              <w:rPr>
                <w:noProof/>
                <w:webHidden/>
              </w:rPr>
              <w:t>13</w:t>
            </w:r>
            <w:r w:rsidR="00907A48">
              <w:rPr>
                <w:noProof/>
                <w:webHidden/>
              </w:rPr>
              <w:fldChar w:fldCharType="end"/>
            </w:r>
          </w:hyperlink>
        </w:p>
        <w:p w14:paraId="290BB7E8" w14:textId="1C43A498"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38" w:history="1">
            <w:r w:rsidR="00907A48" w:rsidRPr="00EC6D47">
              <w:rPr>
                <w:rStyle w:val="Hyperlink"/>
                <w:noProof/>
              </w:rPr>
              <w:t>6.</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Assumptions</w:t>
            </w:r>
            <w:r w:rsidR="00907A48">
              <w:rPr>
                <w:noProof/>
                <w:webHidden/>
              </w:rPr>
              <w:tab/>
            </w:r>
            <w:r w:rsidR="00907A48">
              <w:rPr>
                <w:noProof/>
                <w:webHidden/>
              </w:rPr>
              <w:fldChar w:fldCharType="begin"/>
            </w:r>
            <w:r w:rsidR="00907A48">
              <w:rPr>
                <w:noProof/>
                <w:webHidden/>
              </w:rPr>
              <w:instrText xml:space="preserve"> PAGEREF _Toc155866738 \h </w:instrText>
            </w:r>
            <w:r w:rsidR="00907A48">
              <w:rPr>
                <w:noProof/>
                <w:webHidden/>
              </w:rPr>
            </w:r>
            <w:r w:rsidR="00907A48">
              <w:rPr>
                <w:noProof/>
                <w:webHidden/>
              </w:rPr>
              <w:fldChar w:fldCharType="separate"/>
            </w:r>
            <w:r w:rsidR="009E2F2A">
              <w:rPr>
                <w:noProof/>
                <w:webHidden/>
              </w:rPr>
              <w:t>13</w:t>
            </w:r>
            <w:r w:rsidR="00907A48">
              <w:rPr>
                <w:noProof/>
                <w:webHidden/>
              </w:rPr>
              <w:fldChar w:fldCharType="end"/>
            </w:r>
          </w:hyperlink>
        </w:p>
        <w:p w14:paraId="419B0C28" w14:textId="3CD4609B"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39" w:history="1">
            <w:r w:rsidR="00907A48" w:rsidRPr="00EC6D47">
              <w:rPr>
                <w:rStyle w:val="Hyperlink"/>
                <w:noProof/>
              </w:rPr>
              <w:t>6.1 Project Assumptions</w:t>
            </w:r>
            <w:r w:rsidR="00907A48">
              <w:rPr>
                <w:noProof/>
                <w:webHidden/>
              </w:rPr>
              <w:tab/>
            </w:r>
            <w:r w:rsidR="00907A48">
              <w:rPr>
                <w:noProof/>
                <w:webHidden/>
              </w:rPr>
              <w:fldChar w:fldCharType="begin"/>
            </w:r>
            <w:r w:rsidR="00907A48">
              <w:rPr>
                <w:noProof/>
                <w:webHidden/>
              </w:rPr>
              <w:instrText xml:space="preserve"> PAGEREF _Toc155866739 \h </w:instrText>
            </w:r>
            <w:r w:rsidR="00907A48">
              <w:rPr>
                <w:noProof/>
                <w:webHidden/>
              </w:rPr>
            </w:r>
            <w:r w:rsidR="00907A48">
              <w:rPr>
                <w:noProof/>
                <w:webHidden/>
              </w:rPr>
              <w:fldChar w:fldCharType="separate"/>
            </w:r>
            <w:r w:rsidR="009E2F2A">
              <w:rPr>
                <w:noProof/>
                <w:webHidden/>
              </w:rPr>
              <w:t>13</w:t>
            </w:r>
            <w:r w:rsidR="00907A48">
              <w:rPr>
                <w:noProof/>
                <w:webHidden/>
              </w:rPr>
              <w:fldChar w:fldCharType="end"/>
            </w:r>
          </w:hyperlink>
        </w:p>
        <w:p w14:paraId="742E424E" w14:textId="7FE1E62E"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0" w:history="1">
            <w:r w:rsidR="00907A48" w:rsidRPr="00EC6D47">
              <w:rPr>
                <w:rStyle w:val="Hyperlink"/>
                <w:noProof/>
              </w:rPr>
              <w:t>6.2 Environmental Assumptions</w:t>
            </w:r>
            <w:r w:rsidR="00907A48">
              <w:rPr>
                <w:noProof/>
                <w:webHidden/>
              </w:rPr>
              <w:tab/>
            </w:r>
            <w:r w:rsidR="00907A48">
              <w:rPr>
                <w:noProof/>
                <w:webHidden/>
              </w:rPr>
              <w:fldChar w:fldCharType="begin"/>
            </w:r>
            <w:r w:rsidR="00907A48">
              <w:rPr>
                <w:noProof/>
                <w:webHidden/>
              </w:rPr>
              <w:instrText xml:space="preserve"> PAGEREF _Toc155866740 \h </w:instrText>
            </w:r>
            <w:r w:rsidR="00907A48">
              <w:rPr>
                <w:noProof/>
                <w:webHidden/>
              </w:rPr>
            </w:r>
            <w:r w:rsidR="00907A48">
              <w:rPr>
                <w:noProof/>
                <w:webHidden/>
              </w:rPr>
              <w:fldChar w:fldCharType="separate"/>
            </w:r>
            <w:r w:rsidR="009E2F2A">
              <w:rPr>
                <w:noProof/>
                <w:webHidden/>
              </w:rPr>
              <w:t>13</w:t>
            </w:r>
            <w:r w:rsidR="00907A48">
              <w:rPr>
                <w:noProof/>
                <w:webHidden/>
              </w:rPr>
              <w:fldChar w:fldCharType="end"/>
            </w:r>
          </w:hyperlink>
        </w:p>
        <w:p w14:paraId="2DB29A21" w14:textId="2DEED272"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41" w:history="1">
            <w:r w:rsidR="00907A48" w:rsidRPr="00EC6D47">
              <w:rPr>
                <w:rStyle w:val="Hyperlink"/>
                <w:noProof/>
              </w:rPr>
              <w:t>7.</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Dependencies</w:t>
            </w:r>
            <w:r w:rsidR="00907A48">
              <w:rPr>
                <w:noProof/>
                <w:webHidden/>
              </w:rPr>
              <w:tab/>
            </w:r>
            <w:r w:rsidR="00907A48">
              <w:rPr>
                <w:noProof/>
                <w:webHidden/>
              </w:rPr>
              <w:fldChar w:fldCharType="begin"/>
            </w:r>
            <w:r w:rsidR="00907A48">
              <w:rPr>
                <w:noProof/>
                <w:webHidden/>
              </w:rPr>
              <w:instrText xml:space="preserve"> PAGEREF _Toc155866741 \h </w:instrText>
            </w:r>
            <w:r w:rsidR="00907A48">
              <w:rPr>
                <w:noProof/>
                <w:webHidden/>
              </w:rPr>
            </w:r>
            <w:r w:rsidR="00907A48">
              <w:rPr>
                <w:noProof/>
                <w:webHidden/>
              </w:rPr>
              <w:fldChar w:fldCharType="separate"/>
            </w:r>
            <w:r w:rsidR="009E2F2A">
              <w:rPr>
                <w:noProof/>
                <w:webHidden/>
              </w:rPr>
              <w:t>14</w:t>
            </w:r>
            <w:r w:rsidR="00907A48">
              <w:rPr>
                <w:noProof/>
                <w:webHidden/>
              </w:rPr>
              <w:fldChar w:fldCharType="end"/>
            </w:r>
          </w:hyperlink>
        </w:p>
        <w:p w14:paraId="37CFBE21" w14:textId="7564EB23"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2" w:history="1">
            <w:r w:rsidR="00907A48" w:rsidRPr="00EC6D47">
              <w:rPr>
                <w:rStyle w:val="Hyperlink"/>
                <w:noProof/>
              </w:rPr>
              <w:t>7.1 External Dependencies</w:t>
            </w:r>
            <w:r w:rsidR="00907A48">
              <w:rPr>
                <w:noProof/>
                <w:webHidden/>
              </w:rPr>
              <w:tab/>
            </w:r>
            <w:r w:rsidR="00907A48">
              <w:rPr>
                <w:noProof/>
                <w:webHidden/>
              </w:rPr>
              <w:fldChar w:fldCharType="begin"/>
            </w:r>
            <w:r w:rsidR="00907A48">
              <w:rPr>
                <w:noProof/>
                <w:webHidden/>
              </w:rPr>
              <w:instrText xml:space="preserve"> PAGEREF _Toc155866742 \h </w:instrText>
            </w:r>
            <w:r w:rsidR="00907A48">
              <w:rPr>
                <w:noProof/>
                <w:webHidden/>
              </w:rPr>
            </w:r>
            <w:r w:rsidR="00907A48">
              <w:rPr>
                <w:noProof/>
                <w:webHidden/>
              </w:rPr>
              <w:fldChar w:fldCharType="separate"/>
            </w:r>
            <w:r w:rsidR="009E2F2A">
              <w:rPr>
                <w:noProof/>
                <w:webHidden/>
              </w:rPr>
              <w:t>14</w:t>
            </w:r>
            <w:r w:rsidR="00907A48">
              <w:rPr>
                <w:noProof/>
                <w:webHidden/>
              </w:rPr>
              <w:fldChar w:fldCharType="end"/>
            </w:r>
          </w:hyperlink>
        </w:p>
        <w:p w14:paraId="37BDBF2C" w14:textId="26EB8720"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3" w:history="1">
            <w:r w:rsidR="00907A48" w:rsidRPr="00EC6D47">
              <w:rPr>
                <w:rStyle w:val="Hyperlink"/>
                <w:noProof/>
              </w:rPr>
              <w:t>7.2 Internal Dependencies</w:t>
            </w:r>
            <w:r w:rsidR="00907A48">
              <w:rPr>
                <w:noProof/>
                <w:webHidden/>
              </w:rPr>
              <w:tab/>
            </w:r>
            <w:r w:rsidR="00907A48">
              <w:rPr>
                <w:noProof/>
                <w:webHidden/>
              </w:rPr>
              <w:fldChar w:fldCharType="begin"/>
            </w:r>
            <w:r w:rsidR="00907A48">
              <w:rPr>
                <w:noProof/>
                <w:webHidden/>
              </w:rPr>
              <w:instrText xml:space="preserve"> PAGEREF _Toc155866743 \h </w:instrText>
            </w:r>
            <w:r w:rsidR="00907A48">
              <w:rPr>
                <w:noProof/>
                <w:webHidden/>
              </w:rPr>
            </w:r>
            <w:r w:rsidR="00907A48">
              <w:rPr>
                <w:noProof/>
                <w:webHidden/>
              </w:rPr>
              <w:fldChar w:fldCharType="separate"/>
            </w:r>
            <w:r w:rsidR="009E2F2A">
              <w:rPr>
                <w:noProof/>
                <w:webHidden/>
              </w:rPr>
              <w:t>14</w:t>
            </w:r>
            <w:r w:rsidR="00907A48">
              <w:rPr>
                <w:noProof/>
                <w:webHidden/>
              </w:rPr>
              <w:fldChar w:fldCharType="end"/>
            </w:r>
          </w:hyperlink>
        </w:p>
        <w:p w14:paraId="055BC3E5" w14:textId="36BAD824"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44" w:history="1">
            <w:r w:rsidR="00907A48" w:rsidRPr="00EC6D47">
              <w:rPr>
                <w:rStyle w:val="Hyperlink"/>
                <w:noProof/>
              </w:rPr>
              <w:t>8.</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Acceptance Criteria</w:t>
            </w:r>
            <w:r w:rsidR="00907A48">
              <w:rPr>
                <w:noProof/>
                <w:webHidden/>
              </w:rPr>
              <w:tab/>
            </w:r>
            <w:r w:rsidR="00907A48">
              <w:rPr>
                <w:noProof/>
                <w:webHidden/>
              </w:rPr>
              <w:fldChar w:fldCharType="begin"/>
            </w:r>
            <w:r w:rsidR="00907A48">
              <w:rPr>
                <w:noProof/>
                <w:webHidden/>
              </w:rPr>
              <w:instrText xml:space="preserve"> PAGEREF _Toc155866744 \h </w:instrText>
            </w:r>
            <w:r w:rsidR="00907A48">
              <w:rPr>
                <w:noProof/>
                <w:webHidden/>
              </w:rPr>
            </w:r>
            <w:r w:rsidR="00907A48">
              <w:rPr>
                <w:noProof/>
                <w:webHidden/>
              </w:rPr>
              <w:fldChar w:fldCharType="separate"/>
            </w:r>
            <w:r w:rsidR="009E2F2A">
              <w:rPr>
                <w:noProof/>
                <w:webHidden/>
              </w:rPr>
              <w:t>14</w:t>
            </w:r>
            <w:r w:rsidR="00907A48">
              <w:rPr>
                <w:noProof/>
                <w:webHidden/>
              </w:rPr>
              <w:fldChar w:fldCharType="end"/>
            </w:r>
          </w:hyperlink>
        </w:p>
        <w:p w14:paraId="2C76D18E" w14:textId="35DD21D0"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5" w:history="1">
            <w:r w:rsidR="00907A48" w:rsidRPr="00EC6D47">
              <w:rPr>
                <w:rStyle w:val="Hyperlink"/>
                <w:noProof/>
              </w:rPr>
              <w:t>8.1 Functional Requirements Acceptance Criteria</w:t>
            </w:r>
            <w:r w:rsidR="00907A48">
              <w:rPr>
                <w:noProof/>
                <w:webHidden/>
              </w:rPr>
              <w:tab/>
            </w:r>
            <w:r w:rsidR="00907A48">
              <w:rPr>
                <w:noProof/>
                <w:webHidden/>
              </w:rPr>
              <w:fldChar w:fldCharType="begin"/>
            </w:r>
            <w:r w:rsidR="00907A48">
              <w:rPr>
                <w:noProof/>
                <w:webHidden/>
              </w:rPr>
              <w:instrText xml:space="preserve"> PAGEREF _Toc155866745 \h </w:instrText>
            </w:r>
            <w:r w:rsidR="00907A48">
              <w:rPr>
                <w:noProof/>
                <w:webHidden/>
              </w:rPr>
            </w:r>
            <w:r w:rsidR="00907A48">
              <w:rPr>
                <w:noProof/>
                <w:webHidden/>
              </w:rPr>
              <w:fldChar w:fldCharType="separate"/>
            </w:r>
            <w:r w:rsidR="009E2F2A">
              <w:rPr>
                <w:noProof/>
                <w:webHidden/>
              </w:rPr>
              <w:t>14</w:t>
            </w:r>
            <w:r w:rsidR="00907A48">
              <w:rPr>
                <w:noProof/>
                <w:webHidden/>
              </w:rPr>
              <w:fldChar w:fldCharType="end"/>
            </w:r>
          </w:hyperlink>
        </w:p>
        <w:p w14:paraId="6551F240" w14:textId="2F1E8C38"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6" w:history="1">
            <w:r w:rsidR="00907A48" w:rsidRPr="00EC6D47">
              <w:rPr>
                <w:rStyle w:val="Hyperlink"/>
                <w:noProof/>
              </w:rPr>
              <w:t>8.2 Non-Functional Requirements Acceptance Criteria</w:t>
            </w:r>
            <w:r w:rsidR="00907A48">
              <w:rPr>
                <w:noProof/>
                <w:webHidden/>
              </w:rPr>
              <w:tab/>
            </w:r>
            <w:r w:rsidR="00907A48">
              <w:rPr>
                <w:noProof/>
                <w:webHidden/>
              </w:rPr>
              <w:fldChar w:fldCharType="begin"/>
            </w:r>
            <w:r w:rsidR="00907A48">
              <w:rPr>
                <w:noProof/>
                <w:webHidden/>
              </w:rPr>
              <w:instrText xml:space="preserve"> PAGEREF _Toc155866746 \h </w:instrText>
            </w:r>
            <w:r w:rsidR="00907A48">
              <w:rPr>
                <w:noProof/>
                <w:webHidden/>
              </w:rPr>
            </w:r>
            <w:r w:rsidR="00907A48">
              <w:rPr>
                <w:noProof/>
                <w:webHidden/>
              </w:rPr>
              <w:fldChar w:fldCharType="separate"/>
            </w:r>
            <w:r w:rsidR="009E2F2A">
              <w:rPr>
                <w:noProof/>
                <w:webHidden/>
              </w:rPr>
              <w:t>14</w:t>
            </w:r>
            <w:r w:rsidR="00907A48">
              <w:rPr>
                <w:noProof/>
                <w:webHidden/>
              </w:rPr>
              <w:fldChar w:fldCharType="end"/>
            </w:r>
          </w:hyperlink>
        </w:p>
        <w:p w14:paraId="13C76DE6" w14:textId="1740A6CE" w:rsidR="00907A48" w:rsidRDefault="00000000">
          <w:pPr>
            <w:pStyle w:val="TOC1"/>
            <w:tabs>
              <w:tab w:val="left" w:pos="400"/>
              <w:tab w:val="right" w:leader="dot" w:pos="9734"/>
            </w:tabs>
            <w:rPr>
              <w:rFonts w:eastAsiaTheme="minorEastAsia" w:cstheme="minorBidi"/>
              <w:b w:val="0"/>
              <w:bCs w:val="0"/>
              <w:noProof/>
              <w:kern w:val="2"/>
              <w:szCs w:val="22"/>
              <w:lang w:eastAsia="en-US"/>
              <w14:ligatures w14:val="standardContextual"/>
            </w:rPr>
          </w:pPr>
          <w:hyperlink w:anchor="_Toc155866747" w:history="1">
            <w:r w:rsidR="00907A48" w:rsidRPr="00EC6D47">
              <w:rPr>
                <w:rStyle w:val="Hyperlink"/>
                <w:noProof/>
              </w:rPr>
              <w:t>9.</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Risk Analysis</w:t>
            </w:r>
            <w:r w:rsidR="00907A48">
              <w:rPr>
                <w:noProof/>
                <w:webHidden/>
              </w:rPr>
              <w:tab/>
            </w:r>
            <w:r w:rsidR="00907A48">
              <w:rPr>
                <w:noProof/>
                <w:webHidden/>
              </w:rPr>
              <w:fldChar w:fldCharType="begin"/>
            </w:r>
            <w:r w:rsidR="00907A48">
              <w:rPr>
                <w:noProof/>
                <w:webHidden/>
              </w:rPr>
              <w:instrText xml:space="preserve"> PAGEREF _Toc155866747 \h </w:instrText>
            </w:r>
            <w:r w:rsidR="00907A48">
              <w:rPr>
                <w:noProof/>
                <w:webHidden/>
              </w:rPr>
            </w:r>
            <w:r w:rsidR="00907A48">
              <w:rPr>
                <w:noProof/>
                <w:webHidden/>
              </w:rPr>
              <w:fldChar w:fldCharType="separate"/>
            </w:r>
            <w:r w:rsidR="009E2F2A">
              <w:rPr>
                <w:noProof/>
                <w:webHidden/>
              </w:rPr>
              <w:t>15</w:t>
            </w:r>
            <w:r w:rsidR="00907A48">
              <w:rPr>
                <w:noProof/>
                <w:webHidden/>
              </w:rPr>
              <w:fldChar w:fldCharType="end"/>
            </w:r>
          </w:hyperlink>
        </w:p>
        <w:p w14:paraId="64CFD291" w14:textId="47BB30CE"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8" w:history="1">
            <w:r w:rsidR="00907A48" w:rsidRPr="00EC6D47">
              <w:rPr>
                <w:rStyle w:val="Hyperlink"/>
                <w:noProof/>
              </w:rPr>
              <w:t>9.1 Identification of Risks</w:t>
            </w:r>
            <w:r w:rsidR="00907A48">
              <w:rPr>
                <w:noProof/>
                <w:webHidden/>
              </w:rPr>
              <w:tab/>
            </w:r>
            <w:r w:rsidR="00907A48">
              <w:rPr>
                <w:noProof/>
                <w:webHidden/>
              </w:rPr>
              <w:fldChar w:fldCharType="begin"/>
            </w:r>
            <w:r w:rsidR="00907A48">
              <w:rPr>
                <w:noProof/>
                <w:webHidden/>
              </w:rPr>
              <w:instrText xml:space="preserve"> PAGEREF _Toc155866748 \h </w:instrText>
            </w:r>
            <w:r w:rsidR="00907A48">
              <w:rPr>
                <w:noProof/>
                <w:webHidden/>
              </w:rPr>
            </w:r>
            <w:r w:rsidR="00907A48">
              <w:rPr>
                <w:noProof/>
                <w:webHidden/>
              </w:rPr>
              <w:fldChar w:fldCharType="separate"/>
            </w:r>
            <w:r w:rsidR="009E2F2A">
              <w:rPr>
                <w:noProof/>
                <w:webHidden/>
              </w:rPr>
              <w:t>15</w:t>
            </w:r>
            <w:r w:rsidR="00907A48">
              <w:rPr>
                <w:noProof/>
                <w:webHidden/>
              </w:rPr>
              <w:fldChar w:fldCharType="end"/>
            </w:r>
          </w:hyperlink>
        </w:p>
        <w:p w14:paraId="13CDDF7E" w14:textId="4A1219EB"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49" w:history="1">
            <w:r w:rsidR="00907A48" w:rsidRPr="00EC6D47">
              <w:rPr>
                <w:rStyle w:val="Hyperlink"/>
                <w:noProof/>
              </w:rPr>
              <w:t>9.2 Risk Assessment</w:t>
            </w:r>
            <w:r w:rsidR="00907A48">
              <w:rPr>
                <w:noProof/>
                <w:webHidden/>
              </w:rPr>
              <w:tab/>
            </w:r>
            <w:r w:rsidR="00907A48">
              <w:rPr>
                <w:noProof/>
                <w:webHidden/>
              </w:rPr>
              <w:fldChar w:fldCharType="begin"/>
            </w:r>
            <w:r w:rsidR="00907A48">
              <w:rPr>
                <w:noProof/>
                <w:webHidden/>
              </w:rPr>
              <w:instrText xml:space="preserve"> PAGEREF _Toc155866749 \h </w:instrText>
            </w:r>
            <w:r w:rsidR="00907A48">
              <w:rPr>
                <w:noProof/>
                <w:webHidden/>
              </w:rPr>
            </w:r>
            <w:r w:rsidR="00907A48">
              <w:rPr>
                <w:noProof/>
                <w:webHidden/>
              </w:rPr>
              <w:fldChar w:fldCharType="separate"/>
            </w:r>
            <w:r w:rsidR="009E2F2A">
              <w:rPr>
                <w:noProof/>
                <w:webHidden/>
              </w:rPr>
              <w:t>15</w:t>
            </w:r>
            <w:r w:rsidR="00907A48">
              <w:rPr>
                <w:noProof/>
                <w:webHidden/>
              </w:rPr>
              <w:fldChar w:fldCharType="end"/>
            </w:r>
          </w:hyperlink>
        </w:p>
        <w:p w14:paraId="5C039DF1" w14:textId="4A513090"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50" w:history="1">
            <w:r w:rsidR="00907A48" w:rsidRPr="00EC6D47">
              <w:rPr>
                <w:rStyle w:val="Hyperlink"/>
                <w:noProof/>
              </w:rPr>
              <w:t>9.3 Mitigation Strategies</w:t>
            </w:r>
            <w:r w:rsidR="00907A48">
              <w:rPr>
                <w:noProof/>
                <w:webHidden/>
              </w:rPr>
              <w:tab/>
            </w:r>
            <w:r w:rsidR="00907A48">
              <w:rPr>
                <w:noProof/>
                <w:webHidden/>
              </w:rPr>
              <w:fldChar w:fldCharType="begin"/>
            </w:r>
            <w:r w:rsidR="00907A48">
              <w:rPr>
                <w:noProof/>
                <w:webHidden/>
              </w:rPr>
              <w:instrText xml:space="preserve"> PAGEREF _Toc155866750 \h </w:instrText>
            </w:r>
            <w:r w:rsidR="00907A48">
              <w:rPr>
                <w:noProof/>
                <w:webHidden/>
              </w:rPr>
            </w:r>
            <w:r w:rsidR="00907A48">
              <w:rPr>
                <w:noProof/>
                <w:webHidden/>
              </w:rPr>
              <w:fldChar w:fldCharType="separate"/>
            </w:r>
            <w:r w:rsidR="009E2F2A">
              <w:rPr>
                <w:noProof/>
                <w:webHidden/>
              </w:rPr>
              <w:t>15</w:t>
            </w:r>
            <w:r w:rsidR="00907A48">
              <w:rPr>
                <w:noProof/>
                <w:webHidden/>
              </w:rPr>
              <w:fldChar w:fldCharType="end"/>
            </w:r>
          </w:hyperlink>
        </w:p>
        <w:p w14:paraId="11CF1719" w14:textId="2F677533" w:rsidR="00907A48" w:rsidRDefault="00000000">
          <w:pPr>
            <w:pStyle w:val="TOC1"/>
            <w:tabs>
              <w:tab w:val="left" w:pos="600"/>
              <w:tab w:val="right" w:leader="dot" w:pos="9734"/>
            </w:tabs>
            <w:rPr>
              <w:rFonts w:eastAsiaTheme="minorEastAsia" w:cstheme="minorBidi"/>
              <w:b w:val="0"/>
              <w:bCs w:val="0"/>
              <w:noProof/>
              <w:kern w:val="2"/>
              <w:szCs w:val="22"/>
              <w:lang w:eastAsia="en-US"/>
              <w14:ligatures w14:val="standardContextual"/>
            </w:rPr>
          </w:pPr>
          <w:hyperlink w:anchor="_Toc155866751" w:history="1">
            <w:r w:rsidR="00907A48" w:rsidRPr="00EC6D47">
              <w:rPr>
                <w:rStyle w:val="Hyperlink"/>
                <w:noProof/>
              </w:rPr>
              <w:t>10.</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Glossary</w:t>
            </w:r>
            <w:r w:rsidR="00907A48">
              <w:rPr>
                <w:noProof/>
                <w:webHidden/>
              </w:rPr>
              <w:tab/>
            </w:r>
            <w:r w:rsidR="00907A48">
              <w:rPr>
                <w:noProof/>
                <w:webHidden/>
              </w:rPr>
              <w:fldChar w:fldCharType="begin"/>
            </w:r>
            <w:r w:rsidR="00907A48">
              <w:rPr>
                <w:noProof/>
                <w:webHidden/>
              </w:rPr>
              <w:instrText xml:space="preserve"> PAGEREF _Toc155866751 \h </w:instrText>
            </w:r>
            <w:r w:rsidR="00907A48">
              <w:rPr>
                <w:noProof/>
                <w:webHidden/>
              </w:rPr>
            </w:r>
            <w:r w:rsidR="00907A48">
              <w:rPr>
                <w:noProof/>
                <w:webHidden/>
              </w:rPr>
              <w:fldChar w:fldCharType="separate"/>
            </w:r>
            <w:r w:rsidR="009E2F2A">
              <w:rPr>
                <w:noProof/>
                <w:webHidden/>
              </w:rPr>
              <w:t>16</w:t>
            </w:r>
            <w:r w:rsidR="00907A48">
              <w:rPr>
                <w:noProof/>
                <w:webHidden/>
              </w:rPr>
              <w:fldChar w:fldCharType="end"/>
            </w:r>
          </w:hyperlink>
        </w:p>
        <w:p w14:paraId="50B5C6D0" w14:textId="600D9421"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52" w:history="1">
            <w:r w:rsidR="00907A48" w:rsidRPr="00EC6D47">
              <w:rPr>
                <w:rStyle w:val="Hyperlink"/>
                <w:noProof/>
              </w:rPr>
              <w:t>10.1 Definitions of Key Terms</w:t>
            </w:r>
            <w:r w:rsidR="00907A48">
              <w:rPr>
                <w:noProof/>
                <w:webHidden/>
              </w:rPr>
              <w:tab/>
            </w:r>
            <w:r w:rsidR="00907A48">
              <w:rPr>
                <w:noProof/>
                <w:webHidden/>
              </w:rPr>
              <w:fldChar w:fldCharType="begin"/>
            </w:r>
            <w:r w:rsidR="00907A48">
              <w:rPr>
                <w:noProof/>
                <w:webHidden/>
              </w:rPr>
              <w:instrText xml:space="preserve"> PAGEREF _Toc155866752 \h </w:instrText>
            </w:r>
            <w:r w:rsidR="00907A48">
              <w:rPr>
                <w:noProof/>
                <w:webHidden/>
              </w:rPr>
            </w:r>
            <w:r w:rsidR="00907A48">
              <w:rPr>
                <w:noProof/>
                <w:webHidden/>
              </w:rPr>
              <w:fldChar w:fldCharType="separate"/>
            </w:r>
            <w:r w:rsidR="009E2F2A">
              <w:rPr>
                <w:noProof/>
                <w:webHidden/>
              </w:rPr>
              <w:t>16</w:t>
            </w:r>
            <w:r w:rsidR="00907A48">
              <w:rPr>
                <w:noProof/>
                <w:webHidden/>
              </w:rPr>
              <w:fldChar w:fldCharType="end"/>
            </w:r>
          </w:hyperlink>
        </w:p>
        <w:p w14:paraId="68990442" w14:textId="75DA19D5"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53" w:history="1">
            <w:r w:rsidR="00907A48" w:rsidRPr="00EC6D47">
              <w:rPr>
                <w:rStyle w:val="Hyperlink"/>
                <w:noProof/>
              </w:rPr>
              <w:t>10.2 Acronyms and Abbreviations</w:t>
            </w:r>
            <w:r w:rsidR="00907A48">
              <w:rPr>
                <w:noProof/>
                <w:webHidden/>
              </w:rPr>
              <w:tab/>
            </w:r>
            <w:r w:rsidR="00907A48">
              <w:rPr>
                <w:noProof/>
                <w:webHidden/>
              </w:rPr>
              <w:fldChar w:fldCharType="begin"/>
            </w:r>
            <w:r w:rsidR="00907A48">
              <w:rPr>
                <w:noProof/>
                <w:webHidden/>
              </w:rPr>
              <w:instrText xml:space="preserve"> PAGEREF _Toc155866753 \h </w:instrText>
            </w:r>
            <w:r w:rsidR="00907A48">
              <w:rPr>
                <w:noProof/>
                <w:webHidden/>
              </w:rPr>
            </w:r>
            <w:r w:rsidR="00907A48">
              <w:rPr>
                <w:noProof/>
                <w:webHidden/>
              </w:rPr>
              <w:fldChar w:fldCharType="separate"/>
            </w:r>
            <w:r w:rsidR="009E2F2A">
              <w:rPr>
                <w:noProof/>
                <w:webHidden/>
              </w:rPr>
              <w:t>16</w:t>
            </w:r>
            <w:r w:rsidR="00907A48">
              <w:rPr>
                <w:noProof/>
                <w:webHidden/>
              </w:rPr>
              <w:fldChar w:fldCharType="end"/>
            </w:r>
          </w:hyperlink>
        </w:p>
        <w:p w14:paraId="51454AFE" w14:textId="5A6D95D7" w:rsidR="00907A48" w:rsidRDefault="00000000">
          <w:pPr>
            <w:pStyle w:val="TOC1"/>
            <w:tabs>
              <w:tab w:val="left" w:pos="600"/>
              <w:tab w:val="right" w:leader="dot" w:pos="9734"/>
            </w:tabs>
            <w:rPr>
              <w:rFonts w:eastAsiaTheme="minorEastAsia" w:cstheme="minorBidi"/>
              <w:b w:val="0"/>
              <w:bCs w:val="0"/>
              <w:noProof/>
              <w:kern w:val="2"/>
              <w:szCs w:val="22"/>
              <w:lang w:eastAsia="en-US"/>
              <w14:ligatures w14:val="standardContextual"/>
            </w:rPr>
          </w:pPr>
          <w:hyperlink w:anchor="_Toc155866754" w:history="1">
            <w:r w:rsidR="00907A48" w:rsidRPr="00EC6D47">
              <w:rPr>
                <w:rStyle w:val="Hyperlink"/>
                <w:noProof/>
              </w:rPr>
              <w:t>11.</w:t>
            </w:r>
            <w:r w:rsidR="00907A48">
              <w:rPr>
                <w:rFonts w:eastAsiaTheme="minorEastAsia" w:cstheme="minorBidi"/>
                <w:b w:val="0"/>
                <w:bCs w:val="0"/>
                <w:noProof/>
                <w:kern w:val="2"/>
                <w:szCs w:val="22"/>
                <w:lang w:eastAsia="en-US"/>
                <w14:ligatures w14:val="standardContextual"/>
              </w:rPr>
              <w:tab/>
            </w:r>
            <w:r w:rsidR="00907A48" w:rsidRPr="00EC6D47">
              <w:rPr>
                <w:rStyle w:val="Hyperlink"/>
                <w:noProof/>
              </w:rPr>
              <w:t>Appendices</w:t>
            </w:r>
            <w:r w:rsidR="00907A48">
              <w:rPr>
                <w:noProof/>
                <w:webHidden/>
              </w:rPr>
              <w:tab/>
            </w:r>
            <w:r w:rsidR="00907A48">
              <w:rPr>
                <w:noProof/>
                <w:webHidden/>
              </w:rPr>
              <w:fldChar w:fldCharType="begin"/>
            </w:r>
            <w:r w:rsidR="00907A48">
              <w:rPr>
                <w:noProof/>
                <w:webHidden/>
              </w:rPr>
              <w:instrText xml:space="preserve"> PAGEREF _Toc155866754 \h </w:instrText>
            </w:r>
            <w:r w:rsidR="00907A48">
              <w:rPr>
                <w:noProof/>
                <w:webHidden/>
              </w:rPr>
            </w:r>
            <w:r w:rsidR="00907A48">
              <w:rPr>
                <w:noProof/>
                <w:webHidden/>
              </w:rPr>
              <w:fldChar w:fldCharType="separate"/>
            </w:r>
            <w:r w:rsidR="009E2F2A">
              <w:rPr>
                <w:noProof/>
                <w:webHidden/>
              </w:rPr>
              <w:t>16</w:t>
            </w:r>
            <w:r w:rsidR="00907A48">
              <w:rPr>
                <w:noProof/>
                <w:webHidden/>
              </w:rPr>
              <w:fldChar w:fldCharType="end"/>
            </w:r>
          </w:hyperlink>
        </w:p>
        <w:p w14:paraId="6A5AC524" w14:textId="3C43E98B"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55" w:history="1">
            <w:r w:rsidR="00907A48" w:rsidRPr="00EC6D47">
              <w:rPr>
                <w:rStyle w:val="Hyperlink"/>
                <w:noProof/>
              </w:rPr>
              <w:t>11.1 Supporting Documentation</w:t>
            </w:r>
            <w:r w:rsidR="00907A48">
              <w:rPr>
                <w:noProof/>
                <w:webHidden/>
              </w:rPr>
              <w:tab/>
            </w:r>
            <w:r w:rsidR="00907A48">
              <w:rPr>
                <w:noProof/>
                <w:webHidden/>
              </w:rPr>
              <w:fldChar w:fldCharType="begin"/>
            </w:r>
            <w:r w:rsidR="00907A48">
              <w:rPr>
                <w:noProof/>
                <w:webHidden/>
              </w:rPr>
              <w:instrText xml:space="preserve"> PAGEREF _Toc155866755 \h </w:instrText>
            </w:r>
            <w:r w:rsidR="00907A48">
              <w:rPr>
                <w:noProof/>
                <w:webHidden/>
              </w:rPr>
            </w:r>
            <w:r w:rsidR="00907A48">
              <w:rPr>
                <w:noProof/>
                <w:webHidden/>
              </w:rPr>
              <w:fldChar w:fldCharType="separate"/>
            </w:r>
            <w:r w:rsidR="009E2F2A">
              <w:rPr>
                <w:noProof/>
                <w:webHidden/>
              </w:rPr>
              <w:t>16</w:t>
            </w:r>
            <w:r w:rsidR="00907A48">
              <w:rPr>
                <w:noProof/>
                <w:webHidden/>
              </w:rPr>
              <w:fldChar w:fldCharType="end"/>
            </w:r>
          </w:hyperlink>
        </w:p>
        <w:p w14:paraId="3749F23C" w14:textId="42FF2AB7" w:rsidR="00907A48" w:rsidRDefault="00000000">
          <w:pPr>
            <w:pStyle w:val="TOC2"/>
            <w:tabs>
              <w:tab w:val="right" w:leader="dot" w:pos="9734"/>
            </w:tabs>
            <w:rPr>
              <w:rFonts w:eastAsiaTheme="minorEastAsia" w:cstheme="minorBidi"/>
              <w:i/>
              <w:iCs w:val="0"/>
              <w:noProof/>
              <w:kern w:val="2"/>
              <w:szCs w:val="22"/>
              <w:lang w:eastAsia="en-US"/>
              <w14:ligatures w14:val="standardContextual"/>
            </w:rPr>
          </w:pPr>
          <w:hyperlink w:anchor="_Toc155866756" w:history="1">
            <w:r w:rsidR="00907A48" w:rsidRPr="00EC6D47">
              <w:rPr>
                <w:rStyle w:val="Hyperlink"/>
                <w:noProof/>
              </w:rPr>
              <w:t>11.2 Additional Information</w:t>
            </w:r>
            <w:r w:rsidR="00907A48">
              <w:rPr>
                <w:noProof/>
                <w:webHidden/>
              </w:rPr>
              <w:tab/>
            </w:r>
            <w:r w:rsidR="00907A48">
              <w:rPr>
                <w:noProof/>
                <w:webHidden/>
              </w:rPr>
              <w:fldChar w:fldCharType="begin"/>
            </w:r>
            <w:r w:rsidR="00907A48">
              <w:rPr>
                <w:noProof/>
                <w:webHidden/>
              </w:rPr>
              <w:instrText xml:space="preserve"> PAGEREF _Toc155866756 \h </w:instrText>
            </w:r>
            <w:r w:rsidR="00907A48">
              <w:rPr>
                <w:noProof/>
                <w:webHidden/>
              </w:rPr>
            </w:r>
            <w:r w:rsidR="00907A48">
              <w:rPr>
                <w:noProof/>
                <w:webHidden/>
              </w:rPr>
              <w:fldChar w:fldCharType="separate"/>
            </w:r>
            <w:r w:rsidR="009E2F2A">
              <w:rPr>
                <w:noProof/>
                <w:webHidden/>
              </w:rPr>
              <w:t>17</w:t>
            </w:r>
            <w:r w:rsidR="00907A48">
              <w:rPr>
                <w:noProof/>
                <w:webHidden/>
              </w:rPr>
              <w:fldChar w:fldCharType="end"/>
            </w:r>
          </w:hyperlink>
        </w:p>
        <w:p w14:paraId="08AA0116" w14:textId="2ADEC0D0" w:rsidR="005E5490" w:rsidRDefault="005E5490" w:rsidP="00270F1D">
          <w:r>
            <w:rPr>
              <w:b/>
              <w:bCs/>
              <w:noProof/>
            </w:rPr>
            <w:fldChar w:fldCharType="end"/>
          </w:r>
        </w:p>
      </w:sdtContent>
    </w:sdt>
    <w:p w14:paraId="3932E8EC" w14:textId="77777777" w:rsidR="00EE15CF" w:rsidRDefault="00EE15CF" w:rsidP="00270F1D">
      <w:pPr>
        <w:pStyle w:val="Caption"/>
      </w:pPr>
      <w:bookmarkStart w:id="3" w:name="_Toc427068873"/>
    </w:p>
    <w:p w14:paraId="39A0E11E" w14:textId="77777777" w:rsidR="00EE15CF" w:rsidRDefault="00EE15CF" w:rsidP="00270F1D">
      <w:pPr>
        <w:pStyle w:val="Caption"/>
      </w:pPr>
    </w:p>
    <w:p w14:paraId="68FC396F" w14:textId="77777777" w:rsidR="00EE15CF" w:rsidRDefault="00EE15CF" w:rsidP="00270F1D">
      <w:pPr>
        <w:pStyle w:val="Caption"/>
      </w:pPr>
    </w:p>
    <w:p w14:paraId="00EFE2B1" w14:textId="77777777" w:rsidR="00EE15CF" w:rsidRDefault="00EE15CF" w:rsidP="00270F1D">
      <w:pPr>
        <w:pStyle w:val="Caption"/>
      </w:pPr>
    </w:p>
    <w:p w14:paraId="3EEA8CC7" w14:textId="77777777" w:rsidR="00EE15CF" w:rsidRDefault="00EE15CF" w:rsidP="00270F1D">
      <w:pPr>
        <w:pStyle w:val="Caption"/>
      </w:pPr>
    </w:p>
    <w:p w14:paraId="516C2FD5" w14:textId="77777777" w:rsidR="00EE15CF" w:rsidRDefault="00EE15CF" w:rsidP="00270F1D">
      <w:pPr>
        <w:pStyle w:val="Caption"/>
      </w:pPr>
    </w:p>
    <w:p w14:paraId="00374B9E" w14:textId="77777777" w:rsidR="00EE15CF" w:rsidRDefault="00EE15CF" w:rsidP="00270F1D">
      <w:pPr>
        <w:pStyle w:val="Caption"/>
      </w:pPr>
    </w:p>
    <w:p w14:paraId="52CF8AA1" w14:textId="77777777" w:rsidR="00EE15CF" w:rsidRDefault="00EE15CF" w:rsidP="00270F1D">
      <w:pPr>
        <w:pStyle w:val="Caption"/>
      </w:pPr>
    </w:p>
    <w:p w14:paraId="2BDDAD22" w14:textId="77777777" w:rsidR="00EE15CF" w:rsidRDefault="00EE15CF" w:rsidP="00270F1D">
      <w:pPr>
        <w:pStyle w:val="Caption"/>
      </w:pPr>
    </w:p>
    <w:p w14:paraId="44B0067A" w14:textId="6C106F0F" w:rsidR="002454F8" w:rsidRDefault="002454F8">
      <w:pPr>
        <w:widowControl/>
        <w:suppressAutoHyphens w:val="0"/>
        <w:overflowPunct/>
        <w:autoSpaceDE/>
        <w:spacing w:after="0" w:line="240" w:lineRule="auto"/>
        <w:jc w:val="left"/>
        <w:textAlignment w:val="auto"/>
        <w:rPr>
          <w:b/>
          <w:bCs/>
        </w:rPr>
      </w:pPr>
      <w:r>
        <w:br w:type="page"/>
      </w:r>
    </w:p>
    <w:p w14:paraId="4D817128" w14:textId="77777777" w:rsidR="00EE15CF" w:rsidRDefault="00EE15CF" w:rsidP="00270F1D">
      <w:pPr>
        <w:pStyle w:val="Caption"/>
      </w:pPr>
    </w:p>
    <w:p w14:paraId="3878D715" w14:textId="2FF54CDD" w:rsidR="00EE15CF" w:rsidRPr="007E68F5" w:rsidRDefault="00EE15CF" w:rsidP="00270F1D">
      <w:pPr>
        <w:pStyle w:val="Caption"/>
      </w:pPr>
      <w:r w:rsidRPr="007E68F5">
        <w:t>R</w:t>
      </w:r>
      <w:bookmarkEnd w:id="3"/>
      <w:r w:rsidRPr="007E68F5">
        <w:t>evision History</w:t>
      </w:r>
    </w:p>
    <w:p w14:paraId="0EE00890" w14:textId="77777777" w:rsidR="00EE15CF" w:rsidRPr="00916C4E" w:rsidRDefault="00EE15CF" w:rsidP="00270F1D"/>
    <w:tbl>
      <w:tblPr>
        <w:tblW w:w="5000" w:type="pct"/>
        <w:tblLook w:val="0000" w:firstRow="0" w:lastRow="0" w:firstColumn="0" w:lastColumn="0" w:noHBand="0" w:noVBand="0"/>
      </w:tblPr>
      <w:tblGrid>
        <w:gridCol w:w="1706"/>
        <w:gridCol w:w="2340"/>
        <w:gridCol w:w="2340"/>
        <w:gridCol w:w="2628"/>
      </w:tblGrid>
      <w:tr w:rsidR="00EE15CF" w:rsidRPr="00E22086" w14:paraId="2D2FB90D" w14:textId="77777777" w:rsidTr="00472F4B">
        <w:trPr>
          <w:trHeight w:val="852"/>
        </w:trPr>
        <w:tc>
          <w:tcPr>
            <w:tcW w:w="946" w:type="pct"/>
            <w:tcBorders>
              <w:top w:val="single" w:sz="4" w:space="0" w:color="000000"/>
              <w:left w:val="single" w:sz="4" w:space="0" w:color="000000"/>
              <w:bottom w:val="single" w:sz="4" w:space="0" w:color="000000"/>
            </w:tcBorders>
            <w:shd w:val="clear" w:color="auto" w:fill="8DB3E2"/>
            <w:vAlign w:val="center"/>
          </w:tcPr>
          <w:p w14:paraId="43B53E2D" w14:textId="77777777" w:rsidR="00EE15CF" w:rsidRPr="002F1708" w:rsidRDefault="00EE15CF" w:rsidP="009762F3">
            <w:pPr>
              <w:pStyle w:val="PlainText"/>
              <w:jc w:val="left"/>
              <w:rPr>
                <w:highlight w:val="yellow"/>
              </w:rPr>
            </w:pPr>
            <w:r w:rsidRPr="002F1708">
              <w:t>Date of Release</w:t>
            </w:r>
          </w:p>
        </w:tc>
        <w:tc>
          <w:tcPr>
            <w:tcW w:w="1298" w:type="pct"/>
            <w:tcBorders>
              <w:top w:val="single" w:sz="4" w:space="0" w:color="000000"/>
              <w:left w:val="single" w:sz="4" w:space="0" w:color="000000"/>
              <w:bottom w:val="single" w:sz="4" w:space="0" w:color="000000"/>
            </w:tcBorders>
            <w:shd w:val="clear" w:color="auto" w:fill="8DB3E2"/>
            <w:vAlign w:val="center"/>
          </w:tcPr>
          <w:p w14:paraId="1B1F113A" w14:textId="77777777" w:rsidR="00EE15CF" w:rsidRPr="002F1708" w:rsidRDefault="00EE15CF" w:rsidP="00270F1D">
            <w:pPr>
              <w:pStyle w:val="PlainText"/>
            </w:pPr>
            <w:r w:rsidRPr="002F1708">
              <w:t>Prepared By</w:t>
            </w:r>
          </w:p>
        </w:tc>
        <w:tc>
          <w:tcPr>
            <w:tcW w:w="1298" w:type="pct"/>
            <w:tcBorders>
              <w:top w:val="single" w:sz="4" w:space="0" w:color="000000"/>
              <w:left w:val="single" w:sz="4" w:space="0" w:color="000000"/>
              <w:bottom w:val="single" w:sz="4" w:space="0" w:color="000000"/>
            </w:tcBorders>
            <w:shd w:val="clear" w:color="auto" w:fill="8DB3E2"/>
            <w:vAlign w:val="center"/>
          </w:tcPr>
          <w:p w14:paraId="11E49F7C" w14:textId="60C055F1" w:rsidR="00EE15CF" w:rsidRPr="002F1708" w:rsidRDefault="00EE15CF" w:rsidP="00270F1D">
            <w:pPr>
              <w:pStyle w:val="PlainText"/>
            </w:pPr>
            <w:r>
              <w:t>Reviewed</w:t>
            </w:r>
            <w:r w:rsidRPr="002F1708">
              <w:t xml:space="preserve"> By</w:t>
            </w:r>
          </w:p>
        </w:tc>
        <w:tc>
          <w:tcPr>
            <w:tcW w:w="1458" w:type="pct"/>
            <w:tcBorders>
              <w:top w:val="single" w:sz="4" w:space="0" w:color="000000"/>
              <w:left w:val="single" w:sz="4" w:space="0" w:color="000000"/>
              <w:bottom w:val="single" w:sz="4" w:space="0" w:color="000000"/>
              <w:right w:val="single" w:sz="4" w:space="0" w:color="000000"/>
            </w:tcBorders>
            <w:shd w:val="clear" w:color="auto" w:fill="8DB3E2"/>
            <w:vAlign w:val="center"/>
          </w:tcPr>
          <w:p w14:paraId="145C1F76" w14:textId="359A61C0" w:rsidR="00EE15CF" w:rsidRPr="002F1708" w:rsidRDefault="00EE15CF" w:rsidP="00F4637F">
            <w:pPr>
              <w:pStyle w:val="PlainText"/>
            </w:pPr>
            <w:r w:rsidRPr="002F1708">
              <w:t>Reference</w:t>
            </w:r>
            <w:r w:rsidR="00F4637F">
              <w:t xml:space="preserve"> </w:t>
            </w:r>
            <w:r w:rsidRPr="002F1708">
              <w:t>Document</w:t>
            </w:r>
          </w:p>
        </w:tc>
      </w:tr>
      <w:tr w:rsidR="00EE15CF" w:rsidRPr="00E22086" w14:paraId="4AC363DE" w14:textId="77777777" w:rsidTr="00472F4B">
        <w:trPr>
          <w:trHeight w:val="1484"/>
        </w:trPr>
        <w:tc>
          <w:tcPr>
            <w:tcW w:w="946" w:type="pct"/>
            <w:tcBorders>
              <w:top w:val="single" w:sz="4" w:space="0" w:color="000000"/>
              <w:left w:val="single" w:sz="4" w:space="0" w:color="000000"/>
              <w:bottom w:val="single" w:sz="4" w:space="0" w:color="000000"/>
            </w:tcBorders>
            <w:shd w:val="clear" w:color="auto" w:fill="auto"/>
            <w:vAlign w:val="center"/>
          </w:tcPr>
          <w:p w14:paraId="1ADAF0A1" w14:textId="5AC9522C" w:rsidR="00EE15CF" w:rsidRPr="00E22086" w:rsidRDefault="00EE15CF" w:rsidP="00270F1D">
            <w:pPr>
              <w:pStyle w:val="PlainText"/>
            </w:pPr>
            <w:r>
              <w:t>10</w:t>
            </w:r>
            <w:r w:rsidR="008E6C84">
              <w:t xml:space="preserve"> </w:t>
            </w:r>
            <w:r>
              <w:t>Jan</w:t>
            </w:r>
            <w:r w:rsidR="008E6C84">
              <w:t xml:space="preserve"> </w:t>
            </w:r>
            <w:r w:rsidRPr="000721B5">
              <w:t>202</w:t>
            </w:r>
            <w:r>
              <w:t>4</w:t>
            </w:r>
          </w:p>
        </w:tc>
        <w:tc>
          <w:tcPr>
            <w:tcW w:w="1298" w:type="pct"/>
            <w:tcBorders>
              <w:top w:val="single" w:sz="4" w:space="0" w:color="000000"/>
              <w:left w:val="single" w:sz="4" w:space="0" w:color="000000"/>
              <w:bottom w:val="single" w:sz="4" w:space="0" w:color="000000"/>
            </w:tcBorders>
            <w:shd w:val="clear" w:color="auto" w:fill="auto"/>
            <w:vAlign w:val="center"/>
          </w:tcPr>
          <w:p w14:paraId="5C4E2036" w14:textId="77777777" w:rsidR="00EE15CF" w:rsidRPr="00E22086" w:rsidRDefault="00EE15CF" w:rsidP="00270F1D">
            <w:pPr>
              <w:pStyle w:val="PlainText"/>
            </w:pPr>
            <w:r>
              <w:t>Mahmudul Hasan Sarker</w:t>
            </w:r>
          </w:p>
        </w:tc>
        <w:tc>
          <w:tcPr>
            <w:tcW w:w="1298" w:type="pct"/>
            <w:tcBorders>
              <w:top w:val="single" w:sz="4" w:space="0" w:color="000000"/>
              <w:left w:val="single" w:sz="4" w:space="0" w:color="000000"/>
              <w:bottom w:val="single" w:sz="4" w:space="0" w:color="000000"/>
            </w:tcBorders>
            <w:shd w:val="clear" w:color="auto" w:fill="auto"/>
            <w:vAlign w:val="center"/>
          </w:tcPr>
          <w:p w14:paraId="3C369BA6" w14:textId="77777777" w:rsidR="00EE15CF" w:rsidRPr="00E22086" w:rsidRDefault="00EE15CF" w:rsidP="00270F1D">
            <w:pPr>
              <w:pStyle w:val="PlainText"/>
            </w:pPr>
            <w:r w:rsidRPr="00AA20FC">
              <w:t>Muhammad Sajjad Hossain</w:t>
            </w:r>
          </w:p>
        </w:tc>
        <w:tc>
          <w:tcPr>
            <w:tcW w:w="1458"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FDF597" w14:textId="65151B14" w:rsidR="00EE15CF" w:rsidRPr="00E22086" w:rsidRDefault="00B930EE" w:rsidP="00270F1D">
            <w:pPr>
              <w:pStyle w:val="PlainText"/>
            </w:pPr>
            <w:r w:rsidRPr="00B930EE">
              <w:t>03_20230929_TOR for system dev of the ALCS DB system</w:t>
            </w:r>
          </w:p>
        </w:tc>
      </w:tr>
    </w:tbl>
    <w:p w14:paraId="737F84CB" w14:textId="693D23FC" w:rsidR="00D82BE2" w:rsidRDefault="00D82BE2" w:rsidP="004929B6">
      <w:pPr>
        <w:pStyle w:val="TOCHeading"/>
      </w:pPr>
    </w:p>
    <w:p w14:paraId="211AA0B6" w14:textId="46A6F846" w:rsidR="0029721D" w:rsidRPr="00A04E12" w:rsidRDefault="008F615A" w:rsidP="00270F1D">
      <w:r>
        <w:br w:type="page"/>
      </w:r>
    </w:p>
    <w:p w14:paraId="7C5251F4" w14:textId="72A77CF4" w:rsidR="00A04E12" w:rsidRDefault="0029721D" w:rsidP="004929B6">
      <w:pPr>
        <w:pStyle w:val="Heading1"/>
        <w:numPr>
          <w:ilvl w:val="0"/>
          <w:numId w:val="4"/>
        </w:numPr>
      </w:pPr>
      <w:bookmarkStart w:id="4" w:name="_Toc155866693"/>
      <w:r w:rsidRPr="00270F1D">
        <w:lastRenderedPageBreak/>
        <w:t>Introduction</w:t>
      </w:r>
      <w:bookmarkEnd w:id="4"/>
    </w:p>
    <w:p w14:paraId="23A24E45" w14:textId="0FBEF495" w:rsidR="00775915" w:rsidRDefault="008A31FE" w:rsidP="004929B6">
      <w:pPr>
        <w:pStyle w:val="Heading2"/>
        <w:ind w:left="0" w:firstLine="0"/>
        <w:pPrChange w:id="5" w:author="mahmudul hasan" w:date="2024-01-28T11:21:00Z">
          <w:pPr>
            <w:pStyle w:val="Heading2"/>
          </w:pPr>
        </w:pPrChange>
      </w:pPr>
      <w:bookmarkStart w:id="6" w:name="_Toc155866694"/>
      <w:r>
        <w:t xml:space="preserve">1.1 </w:t>
      </w:r>
      <w:r w:rsidR="00906269">
        <w:t>Purpose of the</w:t>
      </w:r>
      <w:r w:rsidR="00BA67F2">
        <w:t xml:space="preserve"> System</w:t>
      </w:r>
      <w:r w:rsidR="00906269">
        <w:t xml:space="preserve"> Requirement </w:t>
      </w:r>
      <w:r w:rsidR="008E1297" w:rsidRPr="000A62E1">
        <w:rPr>
          <w:rFonts w:cs="Calibri"/>
          <w:szCs w:val="24"/>
        </w:rPr>
        <w:t xml:space="preserve">Definition </w:t>
      </w:r>
      <w:r w:rsidR="00906269">
        <w:t>Document</w:t>
      </w:r>
      <w:bookmarkEnd w:id="6"/>
    </w:p>
    <w:p w14:paraId="7AD960B7" w14:textId="3AAF7524" w:rsidR="00BA67F2" w:rsidRDefault="00BA67F2" w:rsidP="00270F1D">
      <w:r w:rsidRPr="00BA67F2">
        <w:t xml:space="preserve">The purpose of the </w:t>
      </w:r>
      <w:r>
        <w:t xml:space="preserve">System </w:t>
      </w:r>
      <w:r w:rsidRPr="00BA67F2">
        <w:t xml:space="preserve">Requirement </w:t>
      </w:r>
      <w:r w:rsidR="008E1297" w:rsidRPr="008E1297">
        <w:t xml:space="preserve">Definition </w:t>
      </w:r>
      <w:r w:rsidRPr="00BA67F2">
        <w:t>Document is to provide a comprehensive and detailed outline of the objectives, scope, and specifications for the development of the Axle Load Database System.</w:t>
      </w:r>
      <w:r>
        <w:t xml:space="preserve"> This document aims to clearly articulate the business requirements, functional and non-functional specifications, constraints, and assumptions governing the system's design and implementation. By establishing a common understanding among stakeholders, the S</w:t>
      </w:r>
      <w:r w:rsidR="008E1297">
        <w:t>ystem requirement definition</w:t>
      </w:r>
      <w:r>
        <w:t xml:space="preserve"> acts as a crucial communication tool that aligns the project team toward a shared vision and facilitates the subsequent stages of system development, testing, and implementation. </w:t>
      </w:r>
    </w:p>
    <w:p w14:paraId="01412F5E" w14:textId="77777777" w:rsidR="00A1234F" w:rsidRPr="00906269" w:rsidRDefault="00A1234F" w:rsidP="009E2F2A"/>
    <w:p w14:paraId="6F2FFC0D" w14:textId="20076FBA" w:rsidR="0029721D" w:rsidRPr="0053513F" w:rsidRDefault="00AA0C8E" w:rsidP="004929B6">
      <w:pPr>
        <w:pStyle w:val="Heading2"/>
        <w:ind w:left="0" w:firstLine="0"/>
        <w:pPrChange w:id="7" w:author="mahmudul hasan" w:date="2024-01-28T11:21:00Z">
          <w:pPr>
            <w:pStyle w:val="Heading2"/>
          </w:pPr>
        </w:pPrChange>
      </w:pPr>
      <w:bookmarkStart w:id="8" w:name="_Toc155866695"/>
      <w:r>
        <w:t xml:space="preserve">1.2 </w:t>
      </w:r>
      <w:r w:rsidR="0029721D" w:rsidRPr="0053513F">
        <w:t>Scope of the Axle Load Database System</w:t>
      </w:r>
      <w:bookmarkEnd w:id="8"/>
    </w:p>
    <w:p w14:paraId="2709F508" w14:textId="5120ABA9" w:rsidR="005231CA" w:rsidRPr="009A6D2F" w:rsidRDefault="0029721D" w:rsidP="00270F1D">
      <w:r w:rsidRPr="004B74D3">
        <w:t xml:space="preserve">The Axle Load Database System aims to centralize the management of axle load data from various Axle Load Control Stations (ALCS) across Bangladesh. </w:t>
      </w:r>
      <w:r w:rsidR="009A6D2F" w:rsidRPr="009A6D2F">
        <w:t xml:space="preserve">Scope of work of this project will contains design and development of Database and Web-Api to receive data from each ALCS. A </w:t>
      </w:r>
      <w:r w:rsidR="00457537" w:rsidRPr="009A6D2F">
        <w:t>web-based</w:t>
      </w:r>
      <w:r w:rsidR="009A6D2F" w:rsidRPr="009A6D2F">
        <w:t xml:space="preserve"> reporting will also be developed to monitor and manage received information. List of items to be developed are:</w:t>
      </w:r>
    </w:p>
    <w:p w14:paraId="2EB17A98" w14:textId="3B15DE24" w:rsidR="009A6D2F" w:rsidRPr="009A6D2F" w:rsidRDefault="009A6D2F">
      <w:pPr>
        <w:pStyle w:val="ListParagraph"/>
        <w:numPr>
          <w:ilvl w:val="0"/>
          <w:numId w:val="10"/>
        </w:numPr>
        <w:ind w:left="720" w:hanging="360"/>
        <w:pPrChange w:id="9" w:author="mahmudul hasan" w:date="2024-01-28T11:39:00Z">
          <w:pPr>
            <w:pStyle w:val="ListParagraph"/>
            <w:numPr>
              <w:numId w:val="10"/>
            </w:numPr>
            <w:ind w:left="1080" w:hanging="720"/>
          </w:pPr>
        </w:pPrChange>
      </w:pPr>
      <w:r w:rsidRPr="009A6D2F">
        <w:t>Database</w:t>
      </w:r>
    </w:p>
    <w:p w14:paraId="69B8D3F6" w14:textId="6D7DDDC5" w:rsidR="009A6D2F" w:rsidRPr="009A6D2F" w:rsidRDefault="009A6D2F">
      <w:pPr>
        <w:pStyle w:val="ListParagraph"/>
        <w:numPr>
          <w:ilvl w:val="0"/>
          <w:numId w:val="10"/>
        </w:numPr>
        <w:ind w:left="720" w:hanging="360"/>
        <w:pPrChange w:id="10" w:author="mahmudul hasan" w:date="2024-01-28T11:39:00Z">
          <w:pPr>
            <w:pStyle w:val="ListParagraph"/>
            <w:numPr>
              <w:numId w:val="10"/>
            </w:numPr>
            <w:ind w:left="1080" w:hanging="720"/>
          </w:pPr>
        </w:pPrChange>
      </w:pPr>
      <w:r w:rsidRPr="009A6D2F">
        <w:t>Web-Api</w:t>
      </w:r>
    </w:p>
    <w:p w14:paraId="6245D506" w14:textId="3C1400FD" w:rsidR="00775915" w:rsidRDefault="009A6D2F">
      <w:pPr>
        <w:pStyle w:val="ListParagraph"/>
        <w:numPr>
          <w:ilvl w:val="0"/>
          <w:numId w:val="10"/>
        </w:numPr>
        <w:ind w:left="720" w:hanging="360"/>
        <w:pPrChange w:id="11" w:author="mahmudul hasan" w:date="2024-01-28T11:39:00Z">
          <w:pPr>
            <w:pStyle w:val="ListParagraph"/>
            <w:numPr>
              <w:numId w:val="10"/>
            </w:numPr>
            <w:ind w:left="1080" w:hanging="720"/>
          </w:pPr>
        </w:pPrChange>
      </w:pPr>
      <w:r w:rsidRPr="009A6D2F">
        <w:t>Web Panel</w:t>
      </w:r>
    </w:p>
    <w:p w14:paraId="0FD916D8" w14:textId="77777777" w:rsidR="00A1234F" w:rsidRPr="00885D00" w:rsidRDefault="00A1234F" w:rsidP="00270F1D"/>
    <w:p w14:paraId="627D1BB6" w14:textId="11727611" w:rsidR="0029721D" w:rsidRPr="00CD44EE" w:rsidRDefault="00AA0C8E" w:rsidP="004929B6">
      <w:pPr>
        <w:pStyle w:val="Heading2"/>
        <w:ind w:left="0" w:firstLine="0"/>
        <w:pPrChange w:id="12" w:author="mahmudul hasan" w:date="2024-01-28T11:21:00Z">
          <w:pPr>
            <w:pStyle w:val="Heading2"/>
          </w:pPr>
        </w:pPrChange>
      </w:pPr>
      <w:bookmarkStart w:id="13" w:name="_Toc155866696"/>
      <w:r>
        <w:t xml:space="preserve">1.3 </w:t>
      </w:r>
      <w:r w:rsidR="0029721D" w:rsidRPr="0053513F">
        <w:t>Definitions, Acronyms, and Abbreviations</w:t>
      </w:r>
      <w:bookmarkEnd w:id="13"/>
    </w:p>
    <w:p w14:paraId="749D02F6" w14:textId="77777777" w:rsidR="0029721D" w:rsidRPr="00CD44EE" w:rsidRDefault="0029721D" w:rsidP="00270F1D">
      <w:r w:rsidRPr="00CD44EE">
        <w:t>ALCS: Axle Load Control Station</w:t>
      </w:r>
    </w:p>
    <w:p w14:paraId="46877C25" w14:textId="77777777" w:rsidR="0029721D" w:rsidRPr="00CD44EE" w:rsidRDefault="0029721D" w:rsidP="00270F1D">
      <w:r w:rsidRPr="00CD44EE">
        <w:t>RHD: Road and Highway Department</w:t>
      </w:r>
    </w:p>
    <w:p w14:paraId="56B27D1E" w14:textId="77777777" w:rsidR="0029721D" w:rsidRPr="00CD44EE" w:rsidRDefault="0029721D" w:rsidP="00270F1D">
      <w:r w:rsidRPr="00CD44EE">
        <w:t>FTP: File Transfer Protocol</w:t>
      </w:r>
    </w:p>
    <w:p w14:paraId="57DBAEC7" w14:textId="7B47F601" w:rsidR="0029721D" w:rsidRDefault="0029721D" w:rsidP="00270F1D">
      <w:r w:rsidRPr="00CD44EE">
        <w:t>CSV: Comma Separated value</w:t>
      </w:r>
    </w:p>
    <w:p w14:paraId="3EF48149" w14:textId="596B4ACE" w:rsidR="006B64FC" w:rsidRDefault="006B64FC" w:rsidP="00270F1D">
      <w:r w:rsidRPr="006B64FC">
        <w:t>BRTA: Bangladesh Road Transport Authority</w:t>
      </w:r>
    </w:p>
    <w:p w14:paraId="5539915B" w14:textId="77777777" w:rsidR="00A1234F" w:rsidRPr="000A62E1" w:rsidRDefault="00A1234F" w:rsidP="00270F1D"/>
    <w:p w14:paraId="21CCFFE1" w14:textId="77777777" w:rsidR="0029721D" w:rsidRPr="00CD44EE" w:rsidRDefault="0029721D" w:rsidP="004929B6">
      <w:pPr>
        <w:pStyle w:val="Heading2"/>
        <w:ind w:left="0" w:firstLine="0"/>
        <w:pPrChange w:id="14" w:author="mahmudul hasan" w:date="2024-01-28T11:22:00Z">
          <w:pPr>
            <w:pStyle w:val="Heading2"/>
          </w:pPr>
        </w:pPrChange>
      </w:pPr>
      <w:bookmarkStart w:id="15" w:name="_Toc155866697"/>
      <w:r w:rsidRPr="00CD44EE">
        <w:t>1.4 References</w:t>
      </w:r>
      <w:bookmarkEnd w:id="15"/>
    </w:p>
    <w:p w14:paraId="289C546B" w14:textId="508130AE" w:rsidR="0029721D" w:rsidRDefault="0029721D" w:rsidP="00270F1D">
      <w:r w:rsidRPr="000933AF">
        <w:t>Terms of Reference (TOR) for the Axle Load Database System.</w:t>
      </w:r>
    </w:p>
    <w:p w14:paraId="070E2BCE" w14:textId="77777777" w:rsidR="00A1234F" w:rsidRDefault="00A1234F" w:rsidP="00270F1D"/>
    <w:p w14:paraId="05DC62B9" w14:textId="77777777" w:rsidR="00A1234F" w:rsidRDefault="00A1234F" w:rsidP="00270F1D"/>
    <w:p w14:paraId="33DE0EBE" w14:textId="5500A4DB" w:rsidR="005333FF" w:rsidRDefault="005333FF" w:rsidP="00270F1D">
      <w:r>
        <w:br w:type="page"/>
      </w:r>
    </w:p>
    <w:p w14:paraId="46E3135B" w14:textId="60CB01C7" w:rsidR="0029721D" w:rsidRDefault="0029721D" w:rsidP="004929B6">
      <w:pPr>
        <w:pStyle w:val="Heading1"/>
      </w:pPr>
      <w:bookmarkStart w:id="16" w:name="_Toc155866698"/>
      <w:r w:rsidRPr="007C03C0">
        <w:lastRenderedPageBreak/>
        <w:t>Business Requirements</w:t>
      </w:r>
      <w:bookmarkEnd w:id="16"/>
      <w:r w:rsidR="00776759">
        <w:t xml:space="preserve"> and System overview</w:t>
      </w:r>
    </w:p>
    <w:p w14:paraId="106A62A1" w14:textId="77777777" w:rsidR="0029721D" w:rsidRPr="007C03C0" w:rsidRDefault="0029721D" w:rsidP="004929B6">
      <w:pPr>
        <w:pStyle w:val="Heading2"/>
        <w:ind w:left="0" w:firstLine="0"/>
        <w:pPrChange w:id="17" w:author="mahmudul hasan" w:date="2024-01-28T11:24:00Z">
          <w:pPr>
            <w:pStyle w:val="Heading2"/>
          </w:pPr>
        </w:pPrChange>
      </w:pPr>
      <w:bookmarkStart w:id="18" w:name="_Toc155866699"/>
      <w:r w:rsidRPr="007C03C0">
        <w:t>2.1 Business Objectives</w:t>
      </w:r>
      <w:bookmarkEnd w:id="18"/>
    </w:p>
    <w:p w14:paraId="5E626533" w14:textId="1044150A" w:rsidR="00E70ED6" w:rsidRDefault="0029721D" w:rsidP="00270F1D">
      <w:r w:rsidRPr="000933AF">
        <w:t>The primary business objective is to enhance the efficiency of managing and controlling overloaded vehicles by aggregating daily axle load data centrally at the RHD Headquarters. This system aims to improve road safety and support informed decision-making for road planning and maintenance.</w:t>
      </w:r>
    </w:p>
    <w:p w14:paraId="62247503" w14:textId="77777777" w:rsidR="00B429B9" w:rsidRPr="000933AF" w:rsidRDefault="00B429B9" w:rsidP="00270F1D"/>
    <w:p w14:paraId="790AC251" w14:textId="449D6D6F" w:rsidR="0029721D" w:rsidRPr="007C03C0" w:rsidRDefault="0029721D" w:rsidP="004929B6">
      <w:pPr>
        <w:pStyle w:val="Heading2"/>
        <w:ind w:left="0" w:firstLine="0"/>
        <w:pPrChange w:id="19" w:author="mahmudul hasan" w:date="2024-01-28T11:24:00Z">
          <w:pPr>
            <w:pStyle w:val="Heading2"/>
          </w:pPr>
        </w:pPrChange>
      </w:pPr>
      <w:bookmarkStart w:id="20" w:name="_Toc155866700"/>
      <w:r w:rsidRPr="007C03C0">
        <w:t>2.2 Stakeholder Identification and Analysis</w:t>
      </w:r>
      <w:bookmarkEnd w:id="20"/>
    </w:p>
    <w:p w14:paraId="2CCD8BA6" w14:textId="6B165FAE" w:rsidR="0029721D" w:rsidRDefault="0029721D" w:rsidP="00270F1D">
      <w:r w:rsidRPr="000933AF">
        <w:t>Stakeholders include RHD</w:t>
      </w:r>
      <w:r w:rsidR="004929B6">
        <w:t xml:space="preserve"> </w:t>
      </w:r>
      <w:r w:rsidR="004F676B">
        <w:t>a</w:t>
      </w:r>
      <w:r w:rsidRPr="000933AF">
        <w:t>nd regulatory authorities. A thorough analysis of their needs and expectations will guide the system development.</w:t>
      </w:r>
    </w:p>
    <w:p w14:paraId="434AC40D" w14:textId="77777777" w:rsidR="00B429B9" w:rsidRPr="000933AF" w:rsidRDefault="00B429B9" w:rsidP="00270F1D"/>
    <w:p w14:paraId="64731A45" w14:textId="0372238A" w:rsidR="0029721D" w:rsidRDefault="0029721D" w:rsidP="004929B6">
      <w:pPr>
        <w:pStyle w:val="Heading2"/>
        <w:ind w:left="0" w:firstLine="0"/>
        <w:pPrChange w:id="21" w:author="mahmudul hasan" w:date="2024-01-28T11:24:00Z">
          <w:pPr>
            <w:pStyle w:val="Heading2"/>
          </w:pPr>
        </w:pPrChange>
      </w:pPr>
      <w:bookmarkStart w:id="22" w:name="_Toc155866701"/>
      <w:r w:rsidRPr="007C03C0">
        <w:t>2.3 Current System Overview</w:t>
      </w:r>
      <w:bookmarkEnd w:id="22"/>
    </w:p>
    <w:p w14:paraId="31596CA2" w14:textId="4C4C47A9" w:rsidR="005A2416" w:rsidRDefault="005A2416" w:rsidP="00F72E74">
      <w:r w:rsidRPr="005A2416">
        <w:t xml:space="preserve">RHD oversees the management of </w:t>
      </w:r>
      <w:r w:rsidR="007878BB">
        <w:t>all</w:t>
      </w:r>
      <w:r w:rsidR="004929B6">
        <w:t xml:space="preserve"> </w:t>
      </w:r>
      <w:r w:rsidRPr="005A2416">
        <w:t xml:space="preserve">Axle Load Control Stations (ALCS) strategically positioned </w:t>
      </w:r>
      <w:r w:rsidR="007878BB">
        <w:t xml:space="preserve">in Bangladesh </w:t>
      </w:r>
      <w:r w:rsidRPr="005A2416">
        <w:t>along national highways. These ALCS play a critical role in measuring the axle load of vehicles suspected of being overloaded. However, the operation and management of these stations have been outsourced to a private company, serving as the service provider. At the ALCS, penalties are imposed based on the excess weight of vehicles, and the collected penalty fees are reported back to RHD Division offices by the service providers. Currently, the axle load data measured at the ALCS is solely aggregated within the private company and is not transmitted to the RHD headquarters. The project's requirement is to aggregate and accumulate the measured axle load data from each ALCS at the RHD headquarters for centralized monitoring and utilization.</w:t>
      </w:r>
    </w:p>
    <w:p w14:paraId="1FDE362C" w14:textId="77777777" w:rsidR="00445489" w:rsidRDefault="00445489" w:rsidP="00F72E74"/>
    <w:p w14:paraId="0D07B326" w14:textId="20E30BD7" w:rsidR="005A2416" w:rsidRDefault="00445489" w:rsidP="00445489">
      <w:pPr>
        <w:jc w:val="center"/>
      </w:pPr>
      <w:r>
        <w:rPr>
          <w:noProof/>
        </w:rPr>
        <w:drawing>
          <wp:inline distT="0" distB="0" distL="0" distR="0" wp14:anchorId="414A0747" wp14:editId="50061645">
            <wp:extent cx="4986655" cy="2812415"/>
            <wp:effectExtent l="0" t="0" r="4445" b="6985"/>
            <wp:docPr id="10108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655" cy="2812415"/>
                    </a:xfrm>
                    <a:prstGeom prst="rect">
                      <a:avLst/>
                    </a:prstGeom>
                    <a:noFill/>
                  </pic:spPr>
                </pic:pic>
              </a:graphicData>
            </a:graphic>
          </wp:inline>
        </w:drawing>
      </w:r>
    </w:p>
    <w:p w14:paraId="2E8A7513" w14:textId="0C7977B0" w:rsidR="005A2416" w:rsidRPr="000951E5" w:rsidRDefault="005A2416" w:rsidP="00445489">
      <w:pPr>
        <w:jc w:val="center"/>
      </w:pPr>
      <w:r w:rsidRPr="000951E5">
        <w:t>Figure 2.3.1 Work flow image of Axle load database system</w:t>
      </w:r>
    </w:p>
    <w:p w14:paraId="31B5AD62" w14:textId="5F5D4109" w:rsidR="005A2416" w:rsidRPr="005A2416" w:rsidRDefault="005A2416" w:rsidP="00270F1D"/>
    <w:p w14:paraId="2EC3C766" w14:textId="3F22F387" w:rsidR="0029721D" w:rsidRPr="007C03C0" w:rsidRDefault="0029721D" w:rsidP="004929B6">
      <w:pPr>
        <w:pStyle w:val="Heading2"/>
        <w:ind w:left="0" w:firstLine="0"/>
        <w:pPrChange w:id="23" w:author="mahmudul hasan" w:date="2024-01-28T11:26:00Z">
          <w:pPr>
            <w:pStyle w:val="Heading2"/>
          </w:pPr>
        </w:pPrChange>
      </w:pPr>
      <w:bookmarkStart w:id="24" w:name="_Toc155866702"/>
      <w:r w:rsidRPr="007C03C0">
        <w:lastRenderedPageBreak/>
        <w:t>2.4 Business Constraints and Assumptions</w:t>
      </w:r>
      <w:bookmarkEnd w:id="24"/>
    </w:p>
    <w:p w14:paraId="27C550F9" w14:textId="46777E16" w:rsidR="0029721D" w:rsidRDefault="0029721D" w:rsidP="00270F1D">
      <w:r w:rsidRPr="007878BB">
        <w:rPr>
          <w:rPrChange w:id="25" w:author="mahmudul hasan" w:date="2024-01-28T12:15:00Z">
            <w:rPr>
              <w:highlight w:val="yellow"/>
            </w:rPr>
          </w:rPrChange>
        </w:rPr>
        <w:t>Constraints include time constraints. Assumptions involve the availability of necessary resources and stakeholder cooperation.</w:t>
      </w:r>
    </w:p>
    <w:p w14:paraId="258FE537" w14:textId="22191E74" w:rsidR="00EB2E8A" w:rsidRDefault="00EB2E8A" w:rsidP="00270F1D">
      <w:pPr>
        <w:rPr>
          <w:highlight w:val="yellow"/>
        </w:rPr>
      </w:pPr>
    </w:p>
    <w:p w14:paraId="59557DB0" w14:textId="2CA09C99" w:rsidR="00484A2A" w:rsidRPr="007C03C0" w:rsidRDefault="00484A2A" w:rsidP="004929B6">
      <w:pPr>
        <w:pStyle w:val="Heading2"/>
        <w:ind w:left="0" w:firstLine="0"/>
        <w:pPrChange w:id="26" w:author="mahmudul hasan" w:date="2024-01-28T11:39:00Z">
          <w:pPr>
            <w:pStyle w:val="Heading2"/>
          </w:pPr>
        </w:pPrChange>
      </w:pPr>
      <w:r w:rsidRPr="007C03C0">
        <w:t>2.</w:t>
      </w:r>
      <w:r>
        <w:t>5</w:t>
      </w:r>
      <w:r w:rsidRPr="007C03C0">
        <w:t xml:space="preserve"> </w:t>
      </w:r>
      <w:commentRangeStart w:id="27"/>
      <w:commentRangeStart w:id="28"/>
      <w:r w:rsidR="004966B7">
        <w:t>System overview</w:t>
      </w:r>
      <w:commentRangeEnd w:id="27"/>
      <w:r w:rsidR="004966B7">
        <w:rPr>
          <w:rStyle w:val="CommentReference"/>
          <w:rFonts w:ascii="MS Mincho" w:hAnsi="MS Mincho" w:cs="Times New Roman"/>
          <w:b w:val="0"/>
          <w:bCs w:val="0"/>
          <w:kern w:val="2"/>
          <w:lang w:eastAsia="ja-JP"/>
        </w:rPr>
        <w:commentReference w:id="27"/>
      </w:r>
      <w:commentRangeEnd w:id="28"/>
      <w:r w:rsidR="008D3D35">
        <w:rPr>
          <w:rStyle w:val="CommentReference"/>
          <w:rFonts w:ascii="MS Mincho" w:hAnsi="MS Mincho" w:cs="Times New Roman"/>
          <w:b w:val="0"/>
          <w:bCs w:val="0"/>
          <w:kern w:val="2"/>
          <w:lang w:eastAsia="ja-JP"/>
        </w:rPr>
        <w:commentReference w:id="28"/>
      </w:r>
      <w:r w:rsidR="004966B7">
        <w:t xml:space="preserve"> </w:t>
      </w:r>
    </w:p>
    <w:p w14:paraId="3A6AF95E" w14:textId="53F582B6" w:rsidR="004966B7" w:rsidRDefault="004966B7" w:rsidP="004966B7">
      <w:r w:rsidRPr="00E02AEB">
        <w:t>The architecture of the Axle Load System is designed to facilitate secure and efficient management of axle load data.</w:t>
      </w:r>
      <w:r>
        <w:t xml:space="preserve"> In the below figure</w:t>
      </w:r>
      <w:r w:rsidRPr="00E02AEB">
        <w:t xml:space="preserve"> Axle Load Control Systems (ALCS) devices securely upload data to the Axle Load System Database through a developed communication module, ensuring a robust and protected data transfer process. This is achieved via a</w:t>
      </w:r>
      <w:r>
        <w:t xml:space="preserve"> secured</w:t>
      </w:r>
      <w:r w:rsidRPr="00E02AEB">
        <w:t xml:space="preserve"> Web-API, employing assigned authentication keys to guarantee that only authorized data is transferred and stored on the Axle Load </w:t>
      </w:r>
      <w:r>
        <w:t xml:space="preserve">Database </w:t>
      </w:r>
      <w:r w:rsidRPr="00E02AEB">
        <w:t xml:space="preserve">System. </w:t>
      </w:r>
      <w:r>
        <w:t>U</w:t>
      </w:r>
      <w:r w:rsidRPr="00E02AEB">
        <w:t xml:space="preserve">sers can securely access ALCS information through monitoring panels. The system ensures secure access via </w:t>
      </w:r>
      <w:commentRangeStart w:id="29"/>
      <w:commentRangeStart w:id="30"/>
      <w:r w:rsidRPr="00E02AEB">
        <w:t>HTTP</w:t>
      </w:r>
      <w:commentRangeEnd w:id="29"/>
      <w:r>
        <w:rPr>
          <w:rStyle w:val="CommentReference"/>
          <w:rFonts w:ascii="MS Mincho" w:hAnsi="MS Mincho"/>
          <w:kern w:val="2"/>
          <w:lang w:eastAsia="ja-JP"/>
        </w:rPr>
        <w:commentReference w:id="29"/>
      </w:r>
      <w:commentRangeEnd w:id="30"/>
      <w:r w:rsidR="007878BB">
        <w:rPr>
          <w:rStyle w:val="CommentReference"/>
          <w:rFonts w:ascii="MS Mincho" w:hAnsi="MS Mincho"/>
          <w:kern w:val="2"/>
          <w:lang w:eastAsia="ja-JP"/>
        </w:rPr>
        <w:commentReference w:id="30"/>
      </w:r>
      <w:r w:rsidR="00044099">
        <w:t>S</w:t>
      </w:r>
      <w:r w:rsidRPr="00E02AEB">
        <w:t xml:space="preserve">, allowing an admin user to modify access keys for each ALCS as needed. Real-time API functionalities enable the swift transfer of real-time data to the database, while a batch process facilitates the daily transfer of axle load data files, such as CSV or JSON, from ALCS to the </w:t>
      </w:r>
      <w:r>
        <w:t>Axle Load Database System</w:t>
      </w:r>
      <w:r w:rsidRPr="00E02AEB">
        <w:t>. This automated and streamlined process, ensures the seamless integration of daily data into the Axle Load System Database</w:t>
      </w:r>
      <w:r>
        <w:t xml:space="preserve"> System</w:t>
      </w:r>
      <w:r w:rsidRPr="00E02AEB">
        <w:t>, adhering to a predefined format and promoting efficient data flow for comprehensive analysis and management.</w:t>
      </w:r>
      <w:r w:rsidR="008B365C">
        <w:t xml:space="preserve"> </w:t>
      </w:r>
      <w:r w:rsidR="008B365C" w:rsidRPr="008B365C">
        <w:t>The ALCS Devices will securely upload axle load data to the Axle Load System Database. A secure connection will be developed as a communication module for database communication. Axle Load Control Systems will upload data through the Web-API using assigned authentication keys. Authentication ensures that only authorized data is transferred to the database. The uploaded data will be stored on the Axle Load System DB Server. RHD-authorized users can access ALCS information through a secure monitoring panel. The system will be accessed securely through HTTP with a security key. Each ALCS is assigned a designated key that can be modified by an admin user, and access can be halted if necessary. A real-time API facilitates the transfer of real-time data to the Axle Load System Database. Daily axle load data is recorded, extracted from each weigh station's database, and converted into a daily data transmission format file (e.g., CSV, JSON File). The file is then distributed to ALCS terminals for processing. A batch Process makes it easy to send a file from ALCS to the Axle Load System Database using the FTP command. Every day, data files like CSV or JSON from ALCS will be added to the Axle Load System Database, following a specific format. Real-time communication ensures seamless and efficient data flow from ALCS to the Center Server Area DB server. Automation through a function or scheduler function streamlines this process.</w:t>
      </w:r>
    </w:p>
    <w:p w14:paraId="34ED6B6F" w14:textId="77777777" w:rsidR="004966B7" w:rsidRDefault="004966B7" w:rsidP="004966B7"/>
    <w:p w14:paraId="133F4477" w14:textId="77777777" w:rsidR="004966B7" w:rsidRDefault="004966B7" w:rsidP="004966B7">
      <w:pPr>
        <w:jc w:val="center"/>
        <w:rPr>
          <w:rFonts w:cs="Calibri"/>
        </w:rPr>
      </w:pPr>
      <w:r>
        <w:rPr>
          <w:noProof/>
        </w:rPr>
        <w:lastRenderedPageBreak/>
        <w:drawing>
          <wp:inline distT="0" distB="0" distL="0" distR="0" wp14:anchorId="69EDE621" wp14:editId="66A278EC">
            <wp:extent cx="4581525" cy="4962525"/>
            <wp:effectExtent l="0" t="0" r="0" b="0"/>
            <wp:docPr id="1222366702" name="Picture 1393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7D32331D" w14:textId="694C4C7E" w:rsidR="004966B7" w:rsidRDefault="004966B7" w:rsidP="004966B7">
      <w:pPr>
        <w:jc w:val="center"/>
        <w:rPr>
          <w:rFonts w:cs="Calibri"/>
        </w:rPr>
      </w:pPr>
      <w:r w:rsidRPr="00E02AEB">
        <w:rPr>
          <w:rFonts w:cs="Calibri"/>
        </w:rPr>
        <w:t xml:space="preserve">Figure </w:t>
      </w:r>
      <w:r w:rsidR="00BD6893">
        <w:rPr>
          <w:rFonts w:cs="Calibri"/>
        </w:rPr>
        <w:t>2.5</w:t>
      </w:r>
      <w:r>
        <w:rPr>
          <w:rFonts w:cs="Calibri"/>
        </w:rPr>
        <w:t>.</w:t>
      </w:r>
      <w:r w:rsidRPr="00E02AEB">
        <w:rPr>
          <w:rFonts w:cs="Calibri"/>
        </w:rPr>
        <w:t xml:space="preserve">1: </w:t>
      </w:r>
      <w:r>
        <w:t>Axle Load Database System and Data Flow Architecture</w:t>
      </w:r>
    </w:p>
    <w:p w14:paraId="09DFCDFC" w14:textId="77777777" w:rsidR="004966B7" w:rsidDel="00830B0D" w:rsidRDefault="004966B7" w:rsidP="004966B7">
      <w:pPr>
        <w:rPr>
          <w:del w:id="31" w:author="MIYAKAWA.T" w:date="2024-01-26T12:52:00Z"/>
        </w:rPr>
      </w:pPr>
    </w:p>
    <w:p w14:paraId="1F3C1748" w14:textId="77777777" w:rsidR="00484A2A" w:rsidRPr="004966B7" w:rsidRDefault="00484A2A" w:rsidP="00270F1D">
      <w:pPr>
        <w:rPr>
          <w:highlight w:val="yellow"/>
        </w:rPr>
      </w:pPr>
    </w:p>
    <w:p w14:paraId="5B3D8865" w14:textId="20207FAA" w:rsidR="00830B0D" w:rsidRPr="0029721D" w:rsidRDefault="00830B0D" w:rsidP="00044099">
      <w:pPr>
        <w:pStyle w:val="Heading2"/>
        <w:ind w:left="0" w:firstLine="0"/>
        <w:rPr>
          <w:ins w:id="32" w:author="MIYAKAWA.T" w:date="2024-01-26T12:52:00Z"/>
        </w:rPr>
      </w:pPr>
      <w:r>
        <w:t xml:space="preserve">2.6 </w:t>
      </w:r>
      <w:commentRangeStart w:id="33"/>
      <w:commentRangeStart w:id="34"/>
      <w:r w:rsidRPr="0029721D">
        <w:t>Use Case Descriptions</w:t>
      </w:r>
      <w:commentRangeEnd w:id="33"/>
      <w:r>
        <w:rPr>
          <w:rStyle w:val="CommentReference"/>
          <w:rFonts w:ascii="MS Mincho" w:hAnsi="MS Mincho" w:cs="Times New Roman"/>
          <w:b w:val="0"/>
          <w:bCs w:val="0"/>
          <w:kern w:val="2"/>
          <w:lang w:eastAsia="ja-JP"/>
        </w:rPr>
        <w:commentReference w:id="33"/>
      </w:r>
      <w:commentRangeEnd w:id="34"/>
      <w:r w:rsidR="00044099">
        <w:rPr>
          <w:rStyle w:val="CommentReference"/>
          <w:rFonts w:ascii="MS Mincho" w:hAnsi="MS Mincho" w:cs="Times New Roman"/>
          <w:b w:val="0"/>
          <w:bCs w:val="0"/>
          <w:kern w:val="2"/>
          <w:lang w:eastAsia="ja-JP"/>
        </w:rPr>
        <w:commentReference w:id="34"/>
      </w:r>
    </w:p>
    <w:p w14:paraId="62A66AF9" w14:textId="31FFE320" w:rsidR="00830B0D" w:rsidRDefault="00BD6893" w:rsidP="004929B6">
      <w:pPr>
        <w:pStyle w:val="Heading3"/>
      </w:pPr>
      <w:r>
        <w:t>2.6.1</w:t>
      </w:r>
      <w:r w:rsidR="00830B0D" w:rsidRPr="000A62E1">
        <w:t xml:space="preserve"> User Registration and Authentication</w:t>
      </w:r>
    </w:p>
    <w:p w14:paraId="2562BBF5" w14:textId="77777777" w:rsidR="00830B0D" w:rsidRPr="00DD05EA" w:rsidRDefault="00830B0D" w:rsidP="00830B0D">
      <w:pPr>
        <w:rPr>
          <w:b/>
          <w:bCs/>
          <w:i/>
          <w:iCs/>
        </w:rPr>
      </w:pPr>
      <w:r w:rsidRPr="00DD05EA">
        <w:t>The User Registration and Authentication use case involves the process by which authorized users</w:t>
      </w:r>
      <w:r>
        <w:rPr>
          <w:b/>
          <w:bCs/>
        </w:rPr>
        <w:t xml:space="preserve"> can create other users</w:t>
      </w:r>
      <w:r w:rsidRPr="00DD05EA">
        <w:t xml:space="preserve"> on the Axle Load Database System</w:t>
      </w:r>
      <w:r>
        <w:rPr>
          <w:b/>
          <w:bCs/>
        </w:rPr>
        <w:t>.</w:t>
      </w:r>
      <w:r w:rsidRPr="00DD05EA">
        <w:t xml:space="preserve"> </w:t>
      </w:r>
      <w:r>
        <w:rPr>
          <w:b/>
          <w:bCs/>
        </w:rPr>
        <w:t xml:space="preserve">With created access it </w:t>
      </w:r>
      <w:r w:rsidRPr="00DD05EA">
        <w:t>ensures a secure and controlled user environment.</w:t>
      </w:r>
      <w:r>
        <w:rPr>
          <w:b/>
          <w:bCs/>
        </w:rPr>
        <w:t xml:space="preserve"> Access of users can be changed or halted by administrator.</w:t>
      </w:r>
    </w:p>
    <w:p w14:paraId="57D17640" w14:textId="70E670C3" w:rsidR="00830B0D" w:rsidRDefault="00BD6893" w:rsidP="004929B6">
      <w:pPr>
        <w:pStyle w:val="Heading3"/>
      </w:pPr>
      <w:r>
        <w:t>2.6.2</w:t>
      </w:r>
      <w:ins w:id="35" w:author="MIYAKAWA.T" w:date="2024-01-26T12:52:00Z">
        <w:r w:rsidR="00830B0D" w:rsidRPr="000A62E1">
          <w:t xml:space="preserve"> </w:t>
        </w:r>
      </w:ins>
      <w:r w:rsidR="00830B0D" w:rsidRPr="000A62E1">
        <w:t>Axle Load Data Collection</w:t>
      </w:r>
    </w:p>
    <w:p w14:paraId="19B263B2" w14:textId="77777777" w:rsidR="00830B0D" w:rsidRPr="000933AF" w:rsidRDefault="00830B0D" w:rsidP="00830B0D">
      <w:r w:rsidRPr="00DD05EA">
        <w:t>The Axle Load Data Collection use case focuses on the systematic collection of axle load data from Axle Load Control Stations (ALCS) distributed across specific locations. This ensures a centralized repository of accurate and timely data for further analysis.</w:t>
      </w:r>
    </w:p>
    <w:p w14:paraId="6BA77376" w14:textId="4A5CB10B" w:rsidR="00830B0D" w:rsidRDefault="00BD6893" w:rsidP="004929B6">
      <w:pPr>
        <w:pStyle w:val="Heading3"/>
      </w:pPr>
      <w:r>
        <w:t>2.6.3</w:t>
      </w:r>
      <w:ins w:id="36" w:author="MIYAKAWA.T" w:date="2024-01-26T12:52:00Z">
        <w:r w:rsidR="00830B0D" w:rsidRPr="000A62E1">
          <w:t xml:space="preserve"> </w:t>
        </w:r>
      </w:ins>
      <w:r w:rsidR="00830B0D" w:rsidRPr="000A62E1">
        <w:t>Database Management</w:t>
      </w:r>
    </w:p>
    <w:p w14:paraId="120560DE" w14:textId="77777777" w:rsidR="00830B0D" w:rsidRPr="000933AF" w:rsidRDefault="00830B0D" w:rsidP="00830B0D">
      <w:r w:rsidRPr="00DD05EA">
        <w:t xml:space="preserve">The Database Management use case involves the administrative tasks related to the management and control of the Axle Load System Database. This ensures the system operates with current and secure </w:t>
      </w:r>
      <w:r w:rsidRPr="00DD05EA">
        <w:lastRenderedPageBreak/>
        <w:t>information</w:t>
      </w:r>
      <w:r>
        <w:t>, data is stored in optimized and securely and information is accessible based on need.</w:t>
      </w:r>
    </w:p>
    <w:p w14:paraId="7361E6CF" w14:textId="40EAC9E1" w:rsidR="00830B0D" w:rsidRDefault="00BD6893" w:rsidP="004929B6">
      <w:pPr>
        <w:pStyle w:val="Heading3"/>
      </w:pPr>
      <w:r>
        <w:t>2.6.4</w:t>
      </w:r>
      <w:ins w:id="37" w:author="MIYAKAWA.T" w:date="2024-01-26T12:52:00Z">
        <w:r w:rsidR="00830B0D" w:rsidRPr="000A62E1">
          <w:t xml:space="preserve"> </w:t>
        </w:r>
      </w:ins>
      <w:r w:rsidR="00830B0D" w:rsidRPr="000A62E1">
        <w:t>Data Analysis and Reporting</w:t>
      </w:r>
    </w:p>
    <w:p w14:paraId="39F106CB" w14:textId="0DE07BF4" w:rsidR="004966B7" w:rsidRDefault="00830B0D" w:rsidP="00830B0D">
      <w:pPr>
        <w:rPr>
          <w:highlight w:val="yellow"/>
        </w:rPr>
      </w:pPr>
      <w:r w:rsidRPr="00DD05EA">
        <w:t xml:space="preserve">The Data Analysis and Reporting use case involves the generation of reports based on the axle load data </w:t>
      </w:r>
      <w:r>
        <w:t xml:space="preserve">that’s received and </w:t>
      </w:r>
      <w:r w:rsidRPr="00DD05EA">
        <w:t>stored in the Axle Load System Database. This provides users with meaningful insights for informed decision-making</w:t>
      </w:r>
      <w:r>
        <w:t xml:space="preserve"> by providing reports on received information.</w:t>
      </w:r>
    </w:p>
    <w:p w14:paraId="53D5DD66" w14:textId="77777777" w:rsidR="004966B7" w:rsidRDefault="004966B7" w:rsidP="00270F1D">
      <w:pPr>
        <w:rPr>
          <w:ins w:id="38" w:author="MIYAKAWA.T" w:date="2024-01-26T12:49:00Z"/>
          <w:highlight w:val="yellow"/>
        </w:rPr>
      </w:pPr>
    </w:p>
    <w:p w14:paraId="28C21B94" w14:textId="06E552F3" w:rsidR="004966B7" w:rsidRDefault="00BD6893" w:rsidP="00270F1D">
      <w:pPr>
        <w:rPr>
          <w:highlight w:val="yellow"/>
        </w:rPr>
      </w:pPr>
      <w:r w:rsidRPr="00764FEE">
        <w:t>2.6.5</w:t>
      </w:r>
      <w:r w:rsidR="00FD4412" w:rsidRPr="00764FEE">
        <w:t xml:space="preserve"> </w:t>
      </w:r>
      <w:commentRangeStart w:id="39"/>
      <w:commentRangeStart w:id="40"/>
      <w:r w:rsidR="00FD4412">
        <w:rPr>
          <w:highlight w:val="yellow"/>
        </w:rPr>
        <w:t>Use case diagram</w:t>
      </w:r>
      <w:commentRangeEnd w:id="39"/>
      <w:r w:rsidR="00D81A6A">
        <w:rPr>
          <w:rStyle w:val="CommentReference"/>
          <w:rFonts w:ascii="MS Mincho" w:hAnsi="MS Mincho"/>
          <w:kern w:val="2"/>
          <w:lang w:eastAsia="ja-JP"/>
        </w:rPr>
        <w:commentReference w:id="39"/>
      </w:r>
      <w:commentRangeEnd w:id="40"/>
      <w:r w:rsidR="00794820">
        <w:rPr>
          <w:rStyle w:val="CommentReference"/>
          <w:rFonts w:ascii="MS Mincho" w:hAnsi="MS Mincho"/>
          <w:kern w:val="2"/>
          <w:lang w:eastAsia="ja-JP"/>
        </w:rPr>
        <w:commentReference w:id="40"/>
      </w:r>
    </w:p>
    <w:p w14:paraId="2AA87EB8" w14:textId="743E7958" w:rsidR="00B869FB" w:rsidRDefault="004929B6" w:rsidP="00270F1D">
      <w:pPr>
        <w:rPr>
          <w:highlight w:val="yellow"/>
        </w:rPr>
      </w:pPr>
      <w:r w:rsidRPr="004929B6">
        <w:t xml:space="preserve">The Use Case Diagram for the Axle Load Database System is </w:t>
      </w:r>
      <w:r>
        <w:t>shown</w:t>
      </w:r>
      <w:r w:rsidRPr="004929B6">
        <w:t xml:space="preserve"> below. Each Axle Load Control Station (ALCS) is linked to the WebAPI using a unique Authentication Key. Axle load data is stored in the database through batch processing. Only authorized </w:t>
      </w:r>
      <w:r>
        <w:t xml:space="preserve">users </w:t>
      </w:r>
      <w:r w:rsidRPr="004929B6">
        <w:t>by the Road and Highway Department (RHD) can access the monitoring panel to view the axle load data.</w:t>
      </w:r>
    </w:p>
    <w:p w14:paraId="3D459847" w14:textId="260C48C1" w:rsidR="001C5FAE" w:rsidRDefault="00B869FB" w:rsidP="001C5FAE">
      <w:pPr>
        <w:jc w:val="center"/>
        <w:rPr>
          <w:highlight w:val="yellow"/>
        </w:rPr>
      </w:pPr>
      <w:r>
        <w:rPr>
          <w:noProof/>
        </w:rPr>
        <w:drawing>
          <wp:inline distT="0" distB="0" distL="0" distR="0" wp14:anchorId="404FDAB2" wp14:editId="4A22FD41">
            <wp:extent cx="2638425" cy="2971800"/>
            <wp:effectExtent l="0" t="0" r="9525" b="0"/>
            <wp:docPr id="1021614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14119" name="Picture 1021614119"/>
                    <pic:cNvPicPr/>
                  </pic:nvPicPr>
                  <pic:blipFill>
                    <a:blip r:embed="rId20">
                      <a:extLst>
                        <a:ext uri="{28A0092B-C50C-407E-A947-70E740481C1C}">
                          <a14:useLocalDpi xmlns:a14="http://schemas.microsoft.com/office/drawing/2010/main" val="0"/>
                        </a:ext>
                      </a:extLst>
                    </a:blip>
                    <a:stretch>
                      <a:fillRect/>
                    </a:stretch>
                  </pic:blipFill>
                  <pic:spPr>
                    <a:xfrm>
                      <a:off x="0" y="0"/>
                      <a:ext cx="2638425" cy="2971800"/>
                    </a:xfrm>
                    <a:prstGeom prst="rect">
                      <a:avLst/>
                    </a:prstGeom>
                  </pic:spPr>
                </pic:pic>
              </a:graphicData>
            </a:graphic>
          </wp:inline>
        </w:drawing>
      </w:r>
    </w:p>
    <w:p w14:paraId="7A67CC11" w14:textId="4018037D" w:rsidR="00764FEE" w:rsidRPr="00764FEE" w:rsidRDefault="00764FEE" w:rsidP="004929B6">
      <w:pPr>
        <w:jc w:val="center"/>
        <w:rPr>
          <w:ins w:id="41" w:author="MIYAKAWA.T" w:date="2024-01-26T12:49:00Z"/>
        </w:rPr>
      </w:pPr>
      <w:r w:rsidRPr="00764FEE">
        <w:t>Figure</w:t>
      </w:r>
      <w:r>
        <w:t xml:space="preserve"> 2.6.5.1: Axle load database system Use Case Diagram</w:t>
      </w:r>
    </w:p>
    <w:p w14:paraId="0A55A1F6" w14:textId="77777777" w:rsidR="004966B7" w:rsidRDefault="004966B7" w:rsidP="00270F1D">
      <w:pPr>
        <w:rPr>
          <w:ins w:id="42" w:author="MIYAKAWA.T" w:date="2024-01-26T12:49:00Z"/>
          <w:highlight w:val="yellow"/>
        </w:rPr>
      </w:pPr>
    </w:p>
    <w:p w14:paraId="1AF3DEB6" w14:textId="77777777" w:rsidR="004966B7" w:rsidRDefault="004966B7" w:rsidP="00270F1D">
      <w:pPr>
        <w:rPr>
          <w:highlight w:val="yellow"/>
        </w:rPr>
      </w:pPr>
    </w:p>
    <w:p w14:paraId="538EBB79" w14:textId="5814CFF9" w:rsidR="0029721D" w:rsidRPr="00E02AEB" w:rsidRDefault="0029721D" w:rsidP="004929B6">
      <w:pPr>
        <w:pStyle w:val="Heading1"/>
      </w:pPr>
      <w:bookmarkStart w:id="43" w:name="_Toc155866703"/>
      <w:r w:rsidRPr="00E02AEB">
        <w:t>Functional Requirements</w:t>
      </w:r>
      <w:bookmarkEnd w:id="43"/>
    </w:p>
    <w:p w14:paraId="25BAF6A3" w14:textId="685EB41D" w:rsidR="0029721D" w:rsidRPr="00E02AEB" w:rsidRDefault="0029721D" w:rsidP="004929B6">
      <w:pPr>
        <w:pStyle w:val="Heading2"/>
        <w:ind w:left="0" w:firstLine="0"/>
        <w:pPrChange w:id="44" w:author="mahmudul hasan" w:date="2024-01-28T12:47:00Z">
          <w:pPr>
            <w:pStyle w:val="Heading2"/>
          </w:pPr>
        </w:pPrChange>
      </w:pPr>
      <w:bookmarkStart w:id="45" w:name="_Toc155866704"/>
      <w:r w:rsidRPr="00E02AEB">
        <w:t xml:space="preserve">3.1 </w:t>
      </w:r>
      <w:commentRangeStart w:id="46"/>
      <w:ins w:id="47" w:author="MIYAKAWA.T" w:date="2024-01-26T12:55:00Z">
        <w:r w:rsidR="007D4557">
          <w:t xml:space="preserve">System function list </w:t>
        </w:r>
      </w:ins>
      <w:commentRangeEnd w:id="46"/>
      <w:ins w:id="48" w:author="MIYAKAWA.T" w:date="2024-01-26T12:56:00Z">
        <w:r w:rsidR="007D4557">
          <w:rPr>
            <w:rStyle w:val="CommentReference"/>
            <w:rFonts w:ascii="MS Mincho" w:hAnsi="MS Mincho" w:cs="Times New Roman"/>
            <w:b w:val="0"/>
            <w:bCs w:val="0"/>
            <w:kern w:val="2"/>
            <w:lang w:eastAsia="ja-JP"/>
          </w:rPr>
          <w:commentReference w:id="46"/>
        </w:r>
      </w:ins>
      <w:del w:id="49" w:author="MIYAKAWA.T" w:date="2024-01-26T12:55:00Z">
        <w:r w:rsidRPr="00E02AEB" w:rsidDel="007D4557">
          <w:delText>System Overview</w:delText>
        </w:r>
      </w:del>
      <w:bookmarkEnd w:id="45"/>
    </w:p>
    <w:p w14:paraId="24649FD3" w14:textId="77777777" w:rsidR="00B429B9" w:rsidRPr="000933AF" w:rsidRDefault="00B429B9" w:rsidP="00270F1D"/>
    <w:p w14:paraId="77D41446" w14:textId="7F51E062" w:rsidR="0029721D" w:rsidRPr="0029721D" w:rsidRDefault="0029721D" w:rsidP="004929B6">
      <w:pPr>
        <w:pStyle w:val="Heading2"/>
        <w:ind w:left="0" w:firstLine="0"/>
      </w:pPr>
      <w:bookmarkStart w:id="50" w:name="_Toc155866710"/>
      <w:r w:rsidRPr="0029721D">
        <w:t>3.</w:t>
      </w:r>
      <w:r w:rsidR="0012366F">
        <w:t>2</w:t>
      </w:r>
      <w:r w:rsidRPr="0029721D">
        <w:t xml:space="preserve"> System Interfaces</w:t>
      </w:r>
      <w:bookmarkEnd w:id="50"/>
    </w:p>
    <w:p w14:paraId="1E1ABA71" w14:textId="77777777" w:rsidR="0029721D" w:rsidRPr="00753536" w:rsidRDefault="0029721D" w:rsidP="00270F1D">
      <w:r w:rsidRPr="00753536">
        <w:t>The Axle Load Database System incorporates various interfaces to facilitate user interaction, hardware connectivity, and software integration.</w:t>
      </w:r>
    </w:p>
    <w:p w14:paraId="026F4205" w14:textId="31145AE8" w:rsidR="0029721D" w:rsidRPr="00B574B4" w:rsidRDefault="0029721D" w:rsidP="004929B6">
      <w:pPr>
        <w:pStyle w:val="Heading3"/>
      </w:pPr>
      <w:bookmarkStart w:id="51" w:name="_Toc155866711"/>
      <w:r w:rsidRPr="00B574B4">
        <w:t>3.</w:t>
      </w:r>
      <w:r w:rsidR="0012366F">
        <w:t>2</w:t>
      </w:r>
      <w:r w:rsidRPr="00B574B4">
        <w:t>.1 User Interfaces</w:t>
      </w:r>
      <w:bookmarkEnd w:id="51"/>
    </w:p>
    <w:p w14:paraId="01445971" w14:textId="4BF03C18" w:rsidR="0029721D" w:rsidRDefault="0029721D" w:rsidP="00270F1D">
      <w:r w:rsidRPr="00753536">
        <w:t xml:space="preserve">The user interfaces are designed to provide an intuitive and user-friendly interaction platform. Administrative users at the RHD headquarters and branch users can access the system through secure </w:t>
      </w:r>
      <w:r w:rsidRPr="00753536">
        <w:lastRenderedPageBreak/>
        <w:t>web-based monitoring panels. These interfaces enable users to perform tasks such as user registration, authentication</w:t>
      </w:r>
      <w:r w:rsidR="008555EB">
        <w:t xml:space="preserve"> </w:t>
      </w:r>
      <w:r w:rsidRPr="00753536">
        <w:t>and reporting. The user interfaces prioritize clarity and ease of use, ensuring efficient navigation and interaction with the system functionalities.</w:t>
      </w:r>
    </w:p>
    <w:p w14:paraId="206E8B93" w14:textId="698B2317" w:rsidR="008555EB" w:rsidRPr="00753536" w:rsidRDefault="008555EB" w:rsidP="00270F1D">
      <w:r>
        <w:t>Web-Api enables interfacing with other ALCS to receive daily axle load data. It enables secure data connection to collect daily and live data.</w:t>
      </w:r>
    </w:p>
    <w:p w14:paraId="3627EA31" w14:textId="5E05671C" w:rsidR="0029721D" w:rsidRPr="00B574B4" w:rsidRDefault="0029721D" w:rsidP="004929B6">
      <w:pPr>
        <w:pStyle w:val="Heading3"/>
      </w:pPr>
      <w:bookmarkStart w:id="52" w:name="_Toc155866712"/>
      <w:r w:rsidRPr="00B574B4">
        <w:t>3.</w:t>
      </w:r>
      <w:r w:rsidR="0012366F">
        <w:t>2</w:t>
      </w:r>
      <w:r w:rsidRPr="00B574B4">
        <w:t>.2 Hardware Interfaces</w:t>
      </w:r>
      <w:bookmarkEnd w:id="52"/>
    </w:p>
    <w:p w14:paraId="345035BC" w14:textId="012AB86F" w:rsidR="0029721D" w:rsidRPr="00753536" w:rsidRDefault="0029721D" w:rsidP="00270F1D">
      <w:r w:rsidRPr="00753536">
        <w:t xml:space="preserve">Hardware interfaces establish connections between the software system and the physical components involved. In the context of the Axle Load Database System, hardware interfaces include communication links with Axle Load Control Stations (ALCS) </w:t>
      </w:r>
      <w:r w:rsidR="003E077C">
        <w:t>with Axle Load Database System Central Server</w:t>
      </w:r>
      <w:r w:rsidRPr="00753536">
        <w:t>.</w:t>
      </w:r>
      <w:r w:rsidR="003E077C">
        <w:t xml:space="preserve"> Also, hardware interface between various servers like web-server, database-server and NAS.</w:t>
      </w:r>
      <w:r w:rsidRPr="00753536">
        <w:t xml:space="preserve"> These interfaces enable secure data upload from ALCS </w:t>
      </w:r>
      <w:r w:rsidR="003E077C">
        <w:t>stations</w:t>
      </w:r>
      <w:r w:rsidRPr="00753536">
        <w:t xml:space="preserve"> to the Axle Load System Database</w:t>
      </w:r>
      <w:r w:rsidR="003E077C">
        <w:t xml:space="preserve"> System</w:t>
      </w:r>
      <w:r w:rsidRPr="00753536">
        <w:t>. The hardware interfaces ensure reliable and efficient communication, supporting the seamless transfer of axle load data from the field to the central database.</w:t>
      </w:r>
    </w:p>
    <w:p w14:paraId="042A2F2A" w14:textId="3FEA692C" w:rsidR="0029721D" w:rsidRPr="00B574B4" w:rsidRDefault="0029721D" w:rsidP="004929B6">
      <w:pPr>
        <w:pStyle w:val="Heading3"/>
      </w:pPr>
      <w:bookmarkStart w:id="53" w:name="_Toc155866713"/>
      <w:r w:rsidRPr="00B574B4">
        <w:t>3.</w:t>
      </w:r>
      <w:r w:rsidR="0012366F">
        <w:t>2</w:t>
      </w:r>
      <w:r w:rsidRPr="00B574B4">
        <w:t>.3 Software Interfaces</w:t>
      </w:r>
      <w:bookmarkEnd w:id="53"/>
    </w:p>
    <w:p w14:paraId="616004C5" w14:textId="2CBE333C" w:rsidR="0029721D" w:rsidRPr="00753536" w:rsidRDefault="0029721D" w:rsidP="00270F1D">
      <w:r w:rsidRPr="00753536">
        <w:t xml:space="preserve">Software interfaces are crucial for the integration of the Axle Load Database System with other software components. The system employs a secure communication module including a Web-API to facilitate data transfer between ALCS and the </w:t>
      </w:r>
      <w:r w:rsidR="00525A6D">
        <w:t>Axle Load System</w:t>
      </w:r>
      <w:r w:rsidRPr="00753536">
        <w:t>. This Web-API ensures that only authenticated data accompanied by assigned keys is transmitted</w:t>
      </w:r>
      <w:r w:rsidR="005231CA">
        <w:t xml:space="preserve"> and</w:t>
      </w:r>
      <w:r w:rsidRPr="00753536">
        <w:t xml:space="preserve"> enhancing the overall security of the system. A real-time APIs are utilized for the swift transfer of real-time data, contributing to the system's responsiveness. </w:t>
      </w:r>
      <w:r w:rsidR="00525A6D">
        <w:t xml:space="preserve">Web platform enables visual reporting on the received data. </w:t>
      </w:r>
      <w:r w:rsidRPr="00753536">
        <w:t>These software interfaces are designed to support data exchange in various formats, such as CSV or JSON, ensuring compatibility and flexibility in handling diverse data sources and formats.</w:t>
      </w:r>
    </w:p>
    <w:p w14:paraId="3BA3E158" w14:textId="7FF1196E" w:rsidR="0029721D" w:rsidRPr="00753536" w:rsidRDefault="0029721D" w:rsidP="004929B6">
      <w:pPr>
        <w:pStyle w:val="Heading2"/>
        <w:ind w:left="0" w:firstLine="0"/>
      </w:pPr>
      <w:bookmarkStart w:id="54" w:name="_Toc155866714"/>
      <w:r w:rsidRPr="00753536">
        <w:t>3.</w:t>
      </w:r>
      <w:r w:rsidR="0012366F">
        <w:t>3</w:t>
      </w:r>
      <w:r w:rsidRPr="00753536">
        <w:t xml:space="preserve"> Data Requirements</w:t>
      </w:r>
      <w:bookmarkEnd w:id="54"/>
    </w:p>
    <w:p w14:paraId="1908B667" w14:textId="77777777" w:rsidR="0029721D" w:rsidRPr="00753536" w:rsidRDefault="0029721D" w:rsidP="00270F1D">
      <w:r w:rsidRPr="00753536">
        <w:t>The data requirements of the Axle Load Database System are structured to efficiently manage and analyze various types of information related to axle loads.</w:t>
      </w:r>
    </w:p>
    <w:p w14:paraId="7E4A4131" w14:textId="7743F3B2" w:rsidR="0029721D" w:rsidRPr="00753536" w:rsidRDefault="0029721D" w:rsidP="004929B6">
      <w:pPr>
        <w:pStyle w:val="Heading3"/>
      </w:pPr>
      <w:bookmarkStart w:id="55" w:name="_Toc155866715"/>
      <w:r w:rsidRPr="00753536">
        <w:t>3.</w:t>
      </w:r>
      <w:r w:rsidR="0012366F">
        <w:t>3</w:t>
      </w:r>
      <w:r w:rsidRPr="00753536">
        <w:t>.1 Types and Structure of Data</w:t>
      </w:r>
      <w:bookmarkEnd w:id="55"/>
    </w:p>
    <w:p w14:paraId="48173D9D" w14:textId="3DBA8560" w:rsidR="00AD4A1B" w:rsidRPr="001959F6" w:rsidRDefault="00AD4A1B" w:rsidP="00CD5DF4">
      <w:pPr>
        <w:rPr>
          <w:b/>
          <w:bCs/>
          <w:i/>
          <w:iCs/>
        </w:rPr>
      </w:pPr>
      <w:r w:rsidRPr="001959F6">
        <w:t xml:space="preserve">The system organizes data into different types to make it well-organized and easy to find. These </w:t>
      </w:r>
      <w:r w:rsidR="00182E38">
        <w:t xml:space="preserve">may </w:t>
      </w:r>
      <w:r w:rsidRPr="001959F6">
        <w:t xml:space="preserve">types include security </w:t>
      </w:r>
      <w:r w:rsidR="00182E38">
        <w:t>information</w:t>
      </w:r>
      <w:r w:rsidRPr="001959F6">
        <w:t xml:space="preserve"> about access controls, authentication keys, and user management for keeping the system secure. There are also configuration data tables that cover things like types of vehicles, load management and details about Axle Load Control Stations (ALCS). Basic information data tables contain essential details about the system, such as information on vehicle types and load management. Axle Load Data Tables store comprehensive records of axle load data, including daily and real-time measurements, enforcement information, and transactional data. This structured approach ensures that the data is easily accessible and serves its intended purposes effectively.</w:t>
      </w:r>
    </w:p>
    <w:p w14:paraId="7469E325" w14:textId="1EF01606" w:rsidR="0029721D" w:rsidRPr="00753536" w:rsidRDefault="0029721D" w:rsidP="004929B6">
      <w:pPr>
        <w:pStyle w:val="Heading3"/>
      </w:pPr>
      <w:bookmarkStart w:id="56" w:name="_Toc155866716"/>
      <w:r w:rsidRPr="00753536">
        <w:t>3.</w:t>
      </w:r>
      <w:r w:rsidR="0012366F">
        <w:t>3</w:t>
      </w:r>
      <w:r w:rsidRPr="00753536">
        <w:t>.2 Data Input and Output</w:t>
      </w:r>
      <w:bookmarkEnd w:id="56"/>
    </w:p>
    <w:p w14:paraId="1D3C0199" w14:textId="77777777" w:rsidR="0029721D" w:rsidRPr="00753536" w:rsidRDefault="0029721D" w:rsidP="00270F1D">
      <w:r w:rsidRPr="00753536">
        <w:t>The data input process involves ALCS devices securely uploading axle load data to the Axle Load System Database. This data transfer occurs through a Web-API using assigned authentication keys, ensuring that only authorized and authenticated data is transmitted. The uploaded data, including daily axle load measurements, enforcement information, and transactional data, is stored on the Axle Load System DB Server.</w:t>
      </w:r>
    </w:p>
    <w:p w14:paraId="422A86D4" w14:textId="3BE63D8C" w:rsidR="0029721D" w:rsidRPr="00753536" w:rsidRDefault="0029721D" w:rsidP="00270F1D">
      <w:r w:rsidRPr="00753536">
        <w:lastRenderedPageBreak/>
        <w:t xml:space="preserve">Data output is designed to support reporting and decision-making. The system generates outputs in the form of reports, allowing users to gain insights into </w:t>
      </w:r>
      <w:r w:rsidR="00182E38">
        <w:t>received data</w:t>
      </w:r>
      <w:r w:rsidRPr="00753536">
        <w:t>. The structured data output is aimed at facilitating informed decision-making, contributing to road planning, and enhancing overall overload control within the Roads and Highways Department (RHD).</w:t>
      </w:r>
    </w:p>
    <w:p w14:paraId="3636134A" w14:textId="77777777" w:rsidR="0029721D" w:rsidRPr="000933AF" w:rsidRDefault="0029721D" w:rsidP="00270F1D"/>
    <w:p w14:paraId="7706185F" w14:textId="792B7553" w:rsidR="0029721D" w:rsidRDefault="0029721D" w:rsidP="00044099">
      <w:pPr>
        <w:pStyle w:val="Heading2"/>
        <w:ind w:left="0" w:firstLine="0"/>
      </w:pPr>
      <w:bookmarkStart w:id="57" w:name="_Toc155866720"/>
      <w:r w:rsidRPr="0029721D">
        <w:t>3.6 Data Transmission</w:t>
      </w:r>
      <w:bookmarkEnd w:id="57"/>
    </w:p>
    <w:p w14:paraId="1E2D801F" w14:textId="5E8302C9" w:rsidR="0029721D" w:rsidRPr="0029721D" w:rsidRDefault="0029721D" w:rsidP="00270F1D">
      <w:r w:rsidRPr="0029721D">
        <w:t>Data transmission in the Axle Load Database System is a critical aspect, involving the secure and efficient transfer of axle load data from ALCS devices to the central database.</w:t>
      </w:r>
    </w:p>
    <w:p w14:paraId="3FE1E80D" w14:textId="77777777" w:rsidR="0029721D" w:rsidRDefault="0029721D" w:rsidP="004929B6">
      <w:pPr>
        <w:pStyle w:val="Heading3"/>
      </w:pPr>
      <w:bookmarkStart w:id="58" w:name="_Toc155866721"/>
      <w:r w:rsidRPr="0029721D">
        <w:t>3.6.1 Axle Load Data (Daily)</w:t>
      </w:r>
      <w:bookmarkEnd w:id="58"/>
    </w:p>
    <w:p w14:paraId="65829A5F" w14:textId="35A452CB" w:rsidR="0029721D" w:rsidRPr="0029721D" w:rsidRDefault="0029721D" w:rsidP="00270F1D">
      <w:r w:rsidRPr="0029721D">
        <w:t xml:space="preserve">Daily axle load data recorded throughout the day at various weigh stations is extracted from the weigh station databases. This data is then </w:t>
      </w:r>
      <w:r w:rsidR="00C675DE">
        <w:t>consolidated</w:t>
      </w:r>
      <w:r w:rsidRPr="0029721D">
        <w:t xml:space="preserve"> into a specific data transmission format file, such as CSV or JSON. The file </w:t>
      </w:r>
      <w:r w:rsidR="00C675DE">
        <w:t>is then transferred to Axle Load Database System</w:t>
      </w:r>
      <w:r w:rsidRPr="0029721D">
        <w:t>. This process is automated through functions or scheduler functions ensuring a systematic, efficient and secure flow of daily axle load data from ALCS to the central database for further analysis and management.</w:t>
      </w:r>
    </w:p>
    <w:p w14:paraId="58901828" w14:textId="77777777" w:rsidR="0029721D" w:rsidRDefault="0029721D" w:rsidP="004929B6">
      <w:pPr>
        <w:pStyle w:val="Heading3"/>
      </w:pPr>
      <w:bookmarkStart w:id="59" w:name="_Toc155866722"/>
      <w:r w:rsidRPr="0029721D">
        <w:t>3.6.2 Axle Load Data (Live)</w:t>
      </w:r>
      <w:bookmarkEnd w:id="59"/>
    </w:p>
    <w:p w14:paraId="720D2C25" w14:textId="4A8CC796" w:rsidR="0029721D" w:rsidRDefault="0029721D" w:rsidP="00270F1D">
      <w:r w:rsidRPr="0029721D">
        <w:t xml:space="preserve">For real-time data, a real-time API is employed to facilitate the immediate transfer of data to the Axle Load </w:t>
      </w:r>
      <w:r w:rsidR="00C675DE">
        <w:t xml:space="preserve">Database </w:t>
      </w:r>
      <w:r w:rsidRPr="0029721D">
        <w:t>System. This ensures that live axle load data is continuously fed into the system, allowing for instantaneous updates and analysis. The real-time communication process is designed to be seamless and efficient, contributing to the system's responsiveness in monitoring and managing axle load data.</w:t>
      </w:r>
    </w:p>
    <w:p w14:paraId="3492457E" w14:textId="77777777" w:rsidR="00486DFF" w:rsidRPr="000A62E1" w:rsidRDefault="00486DFF" w:rsidP="00270F1D"/>
    <w:p w14:paraId="7E6369F8" w14:textId="32FC06C1" w:rsidR="0029721D" w:rsidRDefault="0029721D" w:rsidP="004929B6">
      <w:pPr>
        <w:pStyle w:val="Heading1"/>
      </w:pPr>
      <w:bookmarkStart w:id="60" w:name="_Toc155866725"/>
      <w:r w:rsidRPr="000A62E1">
        <w:t>Non-Functional Requirements</w:t>
      </w:r>
      <w:bookmarkEnd w:id="60"/>
    </w:p>
    <w:p w14:paraId="37E3A349" w14:textId="70D10FAD" w:rsidR="00DE3BBB" w:rsidRDefault="00DE3BBB" w:rsidP="00270F1D">
      <w:r w:rsidRPr="00DE3BBB">
        <w:t>Non-functional requirements focus on aspects beyond specific functionalities, addressing factors crucial for the system's overall performance, reliability, scalability, usability, maintainability, and compliance with legal and regulatory standards.</w:t>
      </w:r>
    </w:p>
    <w:p w14:paraId="3980DB79" w14:textId="77777777" w:rsidR="00B429B9" w:rsidRPr="000A62E1" w:rsidRDefault="00B429B9" w:rsidP="00270F1D"/>
    <w:p w14:paraId="46E549E7" w14:textId="77777777" w:rsidR="0029721D" w:rsidRPr="00DE3BBB" w:rsidRDefault="0029721D" w:rsidP="004929B6">
      <w:pPr>
        <w:pStyle w:val="Heading2"/>
        <w:ind w:left="0" w:firstLine="0"/>
        <w:pPrChange w:id="61" w:author="mahmudul hasan" w:date="2024-01-28T11:37:00Z">
          <w:pPr>
            <w:pStyle w:val="Heading2"/>
          </w:pPr>
        </w:pPrChange>
      </w:pPr>
      <w:bookmarkStart w:id="62" w:name="_Toc155866726"/>
      <w:r w:rsidRPr="00DE3BBB">
        <w:t>4.1 Performance Requirements</w:t>
      </w:r>
      <w:bookmarkEnd w:id="62"/>
    </w:p>
    <w:p w14:paraId="569CBB8D" w14:textId="25354725" w:rsidR="00934373" w:rsidRDefault="00DE3BBB" w:rsidP="004929B6">
      <w:pPr>
        <w:pStyle w:val="Heading3"/>
      </w:pPr>
      <w:bookmarkStart w:id="63" w:name="_Toc155866727"/>
      <w:r w:rsidRPr="00B574B4">
        <w:t>4.1.1 Response Time</w:t>
      </w:r>
      <w:bookmarkEnd w:id="63"/>
      <w:r w:rsidRPr="00DE3BBB">
        <w:t xml:space="preserve"> </w:t>
      </w:r>
    </w:p>
    <w:p w14:paraId="74EB050E" w14:textId="00960892" w:rsidR="00DE3BBB" w:rsidRPr="00B97BE1" w:rsidRDefault="00DE3BBB" w:rsidP="00A85B30">
      <w:pPr>
        <w:rPr>
          <w:rFonts w:cs="Arial"/>
          <w:b/>
          <w:bCs/>
        </w:rPr>
      </w:pPr>
      <w:r w:rsidRPr="00B97BE1">
        <w:t>The Axle Load Database System is designed to meet stringent response time requirements. Users including administrators and other stakeholders can expect swift and efficient responses from the system, ensuring a seamless and responsive user experience.</w:t>
      </w:r>
    </w:p>
    <w:p w14:paraId="3B757C24" w14:textId="6CCE9ACB" w:rsidR="00934373" w:rsidRDefault="00DE3BBB" w:rsidP="004929B6">
      <w:pPr>
        <w:pStyle w:val="Heading3"/>
      </w:pPr>
      <w:bookmarkStart w:id="64" w:name="_Toc155866728"/>
      <w:r w:rsidRPr="00B574B4">
        <w:t>4.1.2 Throughput</w:t>
      </w:r>
      <w:bookmarkEnd w:id="64"/>
      <w:r w:rsidRPr="00DE3BBB">
        <w:t xml:space="preserve"> </w:t>
      </w:r>
    </w:p>
    <w:p w14:paraId="772DDFA5" w14:textId="16D37C11" w:rsidR="00DE3BBB" w:rsidRDefault="00DE3BBB" w:rsidP="00CD5DF4">
      <w:pPr>
        <w:rPr>
          <w:b/>
          <w:bCs/>
        </w:rPr>
      </w:pPr>
      <w:r w:rsidRPr="00B97BE1">
        <w:t>The system's throughput, reflecting the rate of data processing and transfer is optimized to handle a substantial volume of axle load data efficiently. This ensures that data from Axle Load Control Stations (ALCS) is processed and aggregated in a timely manner, supporting real-time decision-making.</w:t>
      </w:r>
    </w:p>
    <w:p w14:paraId="4B0F0360" w14:textId="77777777" w:rsidR="0029721D" w:rsidRPr="00DE3BBB" w:rsidRDefault="0029721D" w:rsidP="004929B6">
      <w:pPr>
        <w:pStyle w:val="Heading2"/>
        <w:ind w:left="0" w:firstLine="0"/>
        <w:pPrChange w:id="65" w:author="mahmudul hasan" w:date="2024-01-28T11:37:00Z">
          <w:pPr>
            <w:pStyle w:val="Heading2"/>
          </w:pPr>
        </w:pPrChange>
      </w:pPr>
      <w:bookmarkStart w:id="66" w:name="_Toc155866729"/>
      <w:r w:rsidRPr="00DE3BBB">
        <w:t>4.2 Reliability and Availability</w:t>
      </w:r>
      <w:bookmarkEnd w:id="66"/>
    </w:p>
    <w:p w14:paraId="03CB74F2" w14:textId="48A87E8C" w:rsidR="00B429B9" w:rsidRPr="00DE3BBB" w:rsidRDefault="00DE3BBB" w:rsidP="00270F1D">
      <w:r w:rsidRPr="00DE3BBB">
        <w:t xml:space="preserve">The system places a high premium on reliability and availability. To ensure consistent performance, the system undergoes rigorous testing for stability and resilience. The architecture includes </w:t>
      </w:r>
      <w:r w:rsidRPr="00DE3BBB">
        <w:lastRenderedPageBreak/>
        <w:t>redundancy measures, minimizing the risk of system failures and enhancing overall reliability. Additionally, the system is designed to maximize uptime, ensuring that stakeholders have continuous access to crucial axle load data.</w:t>
      </w:r>
    </w:p>
    <w:p w14:paraId="1A015D75" w14:textId="77777777" w:rsidR="0029721D" w:rsidRDefault="0029721D" w:rsidP="004929B6">
      <w:pPr>
        <w:pStyle w:val="Heading2"/>
        <w:ind w:left="0" w:firstLine="0"/>
        <w:pPrChange w:id="67" w:author="mahmudul hasan" w:date="2024-01-28T11:37:00Z">
          <w:pPr>
            <w:pStyle w:val="Heading2"/>
          </w:pPr>
        </w:pPrChange>
      </w:pPr>
      <w:bookmarkStart w:id="68" w:name="_Toc155866730"/>
      <w:r w:rsidRPr="00DE3BBB">
        <w:t>4.3 Scalability</w:t>
      </w:r>
      <w:bookmarkEnd w:id="68"/>
    </w:p>
    <w:p w14:paraId="7184E8EB" w14:textId="67A177F7" w:rsidR="00DE3BBB" w:rsidRPr="00DE3BBB" w:rsidRDefault="00DE3BBB" w:rsidP="00270F1D">
      <w:r w:rsidRPr="00DE3BBB">
        <w:t>Scalability is a key consideration to accommodate potential growth in data volume and system users. The architecture is designed to scale seamlessly, allowing the system to handle increased data loads, additional users, and evolving requirements without compromising performance. This scalability ensures the long-term viability of the Axle Load Database System.</w:t>
      </w:r>
    </w:p>
    <w:p w14:paraId="416B1457" w14:textId="77777777" w:rsidR="0029721D" w:rsidRDefault="0029721D" w:rsidP="004929B6">
      <w:pPr>
        <w:pStyle w:val="Heading2"/>
        <w:ind w:left="0" w:firstLine="0"/>
        <w:pPrChange w:id="69" w:author="mahmudul hasan" w:date="2024-01-28T11:37:00Z">
          <w:pPr>
            <w:pStyle w:val="Heading2"/>
          </w:pPr>
        </w:pPrChange>
      </w:pPr>
      <w:bookmarkStart w:id="70" w:name="_Toc155866731"/>
      <w:r w:rsidRPr="00DE3BBB">
        <w:t>4.4 Usability and User Experience</w:t>
      </w:r>
      <w:bookmarkEnd w:id="70"/>
    </w:p>
    <w:p w14:paraId="07F7EFF2" w14:textId="104ABF70" w:rsidR="00DE3BBB" w:rsidRPr="00DE3BBB" w:rsidRDefault="00DE3BBB" w:rsidP="00270F1D">
      <w:r w:rsidRPr="00DE3BBB">
        <w:t>Usability and user experience are prioritized to ensure that stakeholders, including administrators and other users, can interact with the system intuitively and efficiently. The user interfaces are designed with a user-centric approach, promoting ease of navigation and minimizing the learning curve. This enhances user satisfaction and fosters effective utilization of the system.</w:t>
      </w:r>
    </w:p>
    <w:p w14:paraId="43F82858" w14:textId="77777777" w:rsidR="0029721D" w:rsidRDefault="0029721D" w:rsidP="004929B6">
      <w:pPr>
        <w:pStyle w:val="Heading2"/>
        <w:ind w:left="0" w:firstLine="0"/>
        <w:pPrChange w:id="71" w:author="mahmudul hasan" w:date="2024-01-28T11:37:00Z">
          <w:pPr>
            <w:pStyle w:val="Heading2"/>
          </w:pPr>
        </w:pPrChange>
      </w:pPr>
      <w:bookmarkStart w:id="72" w:name="_Toc155866732"/>
      <w:r w:rsidRPr="00DE3BBB">
        <w:t>4.5 System Maintainability</w:t>
      </w:r>
      <w:bookmarkEnd w:id="72"/>
    </w:p>
    <w:p w14:paraId="05549E0B" w14:textId="0A765C21" w:rsidR="00DE3BBB" w:rsidRPr="00DE3BBB" w:rsidRDefault="00DE3BBB" w:rsidP="00270F1D">
      <w:r w:rsidRPr="00DE3BBB">
        <w:t>Maintainability is a critical aspect for the longevity and adaptability of the system. The architecture and codebase are structured to facilitate ease of maintenance, updates, and modifications. Regular maintenance tasks, including database backups and system monitoring are streamlined to minimize the administrative burden and ensure the continued reliability of the system.</w:t>
      </w:r>
    </w:p>
    <w:p w14:paraId="22309089" w14:textId="77777777" w:rsidR="0029721D" w:rsidRDefault="0029721D" w:rsidP="004929B6">
      <w:pPr>
        <w:pStyle w:val="Heading2"/>
        <w:ind w:left="0" w:firstLine="0"/>
        <w:pPrChange w:id="73" w:author="mahmudul hasan" w:date="2024-01-28T11:37:00Z">
          <w:pPr>
            <w:pStyle w:val="Heading2"/>
          </w:pPr>
        </w:pPrChange>
      </w:pPr>
      <w:bookmarkStart w:id="74" w:name="_Toc155866733"/>
      <w:r w:rsidRPr="00DE3BBB">
        <w:t>4.6 Legal and Regulatory Requirements</w:t>
      </w:r>
      <w:bookmarkEnd w:id="74"/>
    </w:p>
    <w:p w14:paraId="36B3FEE0" w14:textId="5387A437" w:rsidR="00DE3BBB" w:rsidRDefault="00DE3BBB" w:rsidP="00270F1D">
      <w:r w:rsidRPr="00DE3BBB">
        <w:t>Adherence to legal and regulatory standards is paramount. The Axle Load Database System is developed in compliance with relevant laws and regulations governing data security, privacy and transportation. The system includes features and measures to ensure that axle load data is handled responsibly and in accordance with applicable legal frameworks, safeguarding the system's integrity and legal standing.</w:t>
      </w:r>
    </w:p>
    <w:p w14:paraId="352FBE56" w14:textId="665ECFF8" w:rsidR="0012366F" w:rsidRPr="0012366F" w:rsidRDefault="0012366F" w:rsidP="004929B6">
      <w:pPr>
        <w:pStyle w:val="Heading2"/>
        <w:ind w:left="0" w:firstLine="0"/>
      </w:pPr>
      <w:r w:rsidRPr="0012366F">
        <w:t xml:space="preserve">4.7 </w:t>
      </w:r>
      <w:commentRangeStart w:id="75"/>
      <w:commentRangeStart w:id="76"/>
      <w:r w:rsidRPr="0012366F">
        <w:t>Security Requirements</w:t>
      </w:r>
      <w:commentRangeEnd w:id="75"/>
      <w:r w:rsidRPr="0012366F">
        <w:rPr>
          <w:rStyle w:val="CommentReference"/>
          <w:rFonts w:ascii="MS Mincho" w:hAnsi="MS Mincho" w:cs="Times New Roman"/>
          <w:b w:val="0"/>
          <w:bCs w:val="0"/>
          <w:kern w:val="2"/>
          <w:lang w:eastAsia="ja-JP"/>
        </w:rPr>
        <w:commentReference w:id="75"/>
      </w:r>
      <w:commentRangeEnd w:id="76"/>
      <w:r w:rsidRPr="0012366F">
        <w:rPr>
          <w:rStyle w:val="CommentReference"/>
          <w:rFonts w:ascii="MS Mincho" w:hAnsi="MS Mincho" w:cs="Times New Roman"/>
          <w:b w:val="0"/>
          <w:bCs w:val="0"/>
          <w:kern w:val="2"/>
          <w:lang w:eastAsia="ja-JP"/>
        </w:rPr>
        <w:commentReference w:id="76"/>
      </w:r>
    </w:p>
    <w:p w14:paraId="03A5AD6E" w14:textId="77777777" w:rsidR="0012366F" w:rsidRPr="0012366F" w:rsidRDefault="0012366F" w:rsidP="0012366F">
      <w:r w:rsidRPr="0012366F">
        <w:t>The security requirements of the Axle Load Database System are paramount to ensure the confidentiality, integrity, and authenticity of the stored data and the communication processes.</w:t>
      </w:r>
    </w:p>
    <w:p w14:paraId="05FB13AE" w14:textId="77348DC6" w:rsidR="0012366F" w:rsidRPr="0012366F" w:rsidRDefault="0012366F" w:rsidP="004929B6">
      <w:pPr>
        <w:pStyle w:val="Heading3"/>
      </w:pPr>
      <w:r w:rsidRPr="0012366F">
        <w:t>4.7.1 Access Control</w:t>
      </w:r>
    </w:p>
    <w:p w14:paraId="0C2EAEF7" w14:textId="77777777" w:rsidR="0012366F" w:rsidRPr="0012366F" w:rsidRDefault="0012366F" w:rsidP="0012366F">
      <w:r w:rsidRPr="0012366F">
        <w:t>Access control mechanisms are implemented to regulate and manage user interactions with the system. The system employs a hierarchical access control system, allowing administrative users to manage and control various aspects of the system behavior. Access control includes the ability to list Axle Load Control Systems (ALCS), manage authentication keys for uploading data, and oversee user management. This ensures that only authorized personnel with the appropriate privileges can access and modify critical components of the system, enhancing overall data security.</w:t>
      </w:r>
    </w:p>
    <w:p w14:paraId="75FAE868" w14:textId="417994EE" w:rsidR="0012366F" w:rsidRPr="0012366F" w:rsidRDefault="0012366F" w:rsidP="004929B6">
      <w:pPr>
        <w:pStyle w:val="Heading3"/>
      </w:pPr>
      <w:r w:rsidRPr="0012366F">
        <w:t>4.7.2 Data Encryption</w:t>
      </w:r>
    </w:p>
    <w:p w14:paraId="101A070D" w14:textId="2AB8A39D" w:rsidR="0012366F" w:rsidRPr="004929B6" w:rsidRDefault="0012366F" w:rsidP="0012366F">
      <w:r w:rsidRPr="004929B6">
        <w:t>The Axle Load Database System uses a secure Web-API connection for ALCS to safely send data to the central database with specific encrypted authentication keys. For storing sensitive information data encryption may be applied to prevent unauthorized usage. User’s authentication information should be encrypted as secure information.</w:t>
      </w:r>
    </w:p>
    <w:p w14:paraId="4E93E73C" w14:textId="1D9702B5" w:rsidR="0012366F" w:rsidRPr="0029721D" w:rsidRDefault="0012366F" w:rsidP="004929B6">
      <w:pPr>
        <w:pStyle w:val="Heading2"/>
        <w:ind w:left="0" w:firstLine="0"/>
        <w:pPrChange w:id="77" w:author="mahmudul hasan" w:date="2024-01-28T11:37:00Z">
          <w:pPr>
            <w:pStyle w:val="Heading2"/>
          </w:pPr>
        </w:pPrChange>
      </w:pPr>
      <w:r>
        <w:lastRenderedPageBreak/>
        <w:t>4</w:t>
      </w:r>
      <w:r w:rsidRPr="0029721D">
        <w:t>.</w:t>
      </w:r>
      <w:r>
        <w:t>8</w:t>
      </w:r>
      <w:r w:rsidRPr="0029721D">
        <w:t xml:space="preserve"> </w:t>
      </w:r>
      <w:commentRangeStart w:id="78"/>
      <w:commentRangeStart w:id="79"/>
      <w:r w:rsidRPr="0029721D">
        <w:t>System backup (Database backup)</w:t>
      </w:r>
      <w:commentRangeEnd w:id="78"/>
      <w:r>
        <w:rPr>
          <w:rStyle w:val="CommentReference"/>
          <w:rFonts w:ascii="MS Mincho" w:hAnsi="MS Mincho" w:cs="Times New Roman"/>
          <w:b w:val="0"/>
          <w:bCs w:val="0"/>
          <w:kern w:val="2"/>
          <w:lang w:eastAsia="ja-JP"/>
        </w:rPr>
        <w:commentReference w:id="78"/>
      </w:r>
      <w:commentRangeEnd w:id="79"/>
      <w:r>
        <w:rPr>
          <w:rStyle w:val="CommentReference"/>
          <w:rFonts w:ascii="MS Mincho" w:hAnsi="MS Mincho" w:cs="Times New Roman"/>
          <w:b w:val="0"/>
          <w:bCs w:val="0"/>
          <w:kern w:val="2"/>
          <w:lang w:eastAsia="ja-JP"/>
        </w:rPr>
        <w:commentReference w:id="79"/>
      </w:r>
    </w:p>
    <w:p w14:paraId="4F1A42F8" w14:textId="1B1AB8BF" w:rsidR="0012366F" w:rsidRDefault="0012366F" w:rsidP="0012366F">
      <w:r w:rsidRPr="0029721D">
        <w:t xml:space="preserve">System backup procedures are integral to ensure data safety and facilitate recovery in the event of system failures or data corruption. The Axle Load Database System employs a comprehensive approach to </w:t>
      </w:r>
      <w:r>
        <w:t xml:space="preserve">automated </w:t>
      </w:r>
      <w:r w:rsidRPr="0029721D">
        <w:t>database backup.</w:t>
      </w:r>
    </w:p>
    <w:p w14:paraId="226C7DE0" w14:textId="78062F3E" w:rsidR="0012366F" w:rsidRDefault="0012366F" w:rsidP="004929B6">
      <w:pPr>
        <w:pStyle w:val="Heading2"/>
        <w:ind w:left="0" w:firstLine="0"/>
        <w:pPrChange w:id="80" w:author="mahmudul hasan" w:date="2024-01-28T11:37:00Z">
          <w:pPr>
            <w:pStyle w:val="Heading2"/>
          </w:pPr>
        </w:pPrChange>
      </w:pPr>
      <w:r>
        <w:t>4</w:t>
      </w:r>
      <w:r w:rsidRPr="0029721D">
        <w:t>.</w:t>
      </w:r>
      <w:r>
        <w:t>9</w:t>
      </w:r>
      <w:r w:rsidRPr="0029721D">
        <w:t xml:space="preserve"> </w:t>
      </w:r>
      <w:commentRangeStart w:id="81"/>
      <w:commentRangeStart w:id="82"/>
      <w:r w:rsidRPr="0029721D">
        <w:t>System monitoring and operation</w:t>
      </w:r>
      <w:commentRangeEnd w:id="81"/>
      <w:r>
        <w:rPr>
          <w:rStyle w:val="CommentReference"/>
          <w:rFonts w:ascii="MS Mincho" w:hAnsi="MS Mincho" w:cs="Times New Roman"/>
          <w:b w:val="0"/>
          <w:bCs w:val="0"/>
          <w:kern w:val="2"/>
          <w:lang w:eastAsia="ja-JP"/>
        </w:rPr>
        <w:commentReference w:id="81"/>
      </w:r>
      <w:commentRangeEnd w:id="82"/>
      <w:r>
        <w:rPr>
          <w:rStyle w:val="CommentReference"/>
          <w:rFonts w:ascii="MS Mincho" w:hAnsi="MS Mincho" w:cs="Times New Roman"/>
          <w:b w:val="0"/>
          <w:bCs w:val="0"/>
          <w:kern w:val="2"/>
          <w:lang w:eastAsia="ja-JP"/>
        </w:rPr>
        <w:commentReference w:id="82"/>
      </w:r>
    </w:p>
    <w:p w14:paraId="3725BB1D" w14:textId="77777777" w:rsidR="0012366F" w:rsidRPr="0029721D" w:rsidRDefault="0012366F" w:rsidP="0012366F">
      <w:r w:rsidRPr="0029721D">
        <w:t>Efficient system monitoring and operation are critical for ensuring the smooth functionality of the Axle Load Database System. The system incorporates a monitoring panel accessible by authorized users at the RHD headquarters and branch offices.</w:t>
      </w:r>
    </w:p>
    <w:p w14:paraId="0473CFA3" w14:textId="77777777" w:rsidR="0012366F" w:rsidRPr="0012366F" w:rsidRDefault="0012366F" w:rsidP="0012366F">
      <w:pPr>
        <w:rPr>
          <w:b/>
          <w:bCs/>
        </w:rPr>
      </w:pPr>
    </w:p>
    <w:p w14:paraId="3C25A612" w14:textId="77777777" w:rsidR="0029721D" w:rsidRPr="000A62E1" w:rsidRDefault="0029721D" w:rsidP="00270F1D"/>
    <w:p w14:paraId="0B60D343" w14:textId="1579E28F" w:rsidR="0029721D" w:rsidRPr="00DE3BBB" w:rsidRDefault="0029721D" w:rsidP="004929B6">
      <w:pPr>
        <w:pStyle w:val="Heading1"/>
      </w:pPr>
      <w:bookmarkStart w:id="83" w:name="_Toc155866734"/>
      <w:r w:rsidRPr="00DE3BBB">
        <w:t>Constraints</w:t>
      </w:r>
      <w:bookmarkEnd w:id="83"/>
    </w:p>
    <w:p w14:paraId="1C957933" w14:textId="77777777" w:rsidR="0029721D" w:rsidRDefault="0029721D" w:rsidP="004929B6">
      <w:pPr>
        <w:pStyle w:val="Heading2"/>
        <w:ind w:left="0" w:firstLine="0"/>
        <w:pPrChange w:id="84" w:author="mahmudul hasan" w:date="2024-01-28T11:36:00Z">
          <w:pPr>
            <w:pStyle w:val="Heading2"/>
          </w:pPr>
        </w:pPrChange>
      </w:pPr>
      <w:bookmarkStart w:id="85" w:name="_Toc155866735"/>
      <w:r w:rsidRPr="00DE3BBB">
        <w:t>5.1 Technical Constraints</w:t>
      </w:r>
      <w:bookmarkEnd w:id="85"/>
    </w:p>
    <w:p w14:paraId="6F005E2F" w14:textId="3AA523B0" w:rsidR="00DE3BBB" w:rsidRPr="00DE3BBB" w:rsidRDefault="00DE3BBB" w:rsidP="00270F1D">
      <w:r w:rsidRPr="00DE3BBB">
        <w:t>Technical constraints refer to limitations imposed by the available technologies and infrastructure. The Axle Load Database System must operate within the capabilities and constraints of the existing technical environment. This includes compatibility with hardware specifications, software dependencies, and network infrastructure. Any limitations or requirements set by the current technological landscape must be considered in the design and implementation of the system.</w:t>
      </w:r>
    </w:p>
    <w:p w14:paraId="2D57546C" w14:textId="77777777" w:rsidR="0029721D" w:rsidRDefault="0029721D" w:rsidP="004929B6">
      <w:pPr>
        <w:pStyle w:val="Heading2"/>
        <w:ind w:left="0" w:firstLine="0"/>
        <w:pPrChange w:id="86" w:author="mahmudul hasan" w:date="2024-01-28T11:36:00Z">
          <w:pPr>
            <w:pStyle w:val="Heading2"/>
          </w:pPr>
        </w:pPrChange>
      </w:pPr>
      <w:bookmarkStart w:id="87" w:name="_Toc155866736"/>
      <w:r w:rsidRPr="00DE3BBB">
        <w:t xml:space="preserve">5.2 </w:t>
      </w:r>
      <w:commentRangeStart w:id="88"/>
      <w:r w:rsidRPr="00DE3BBB">
        <w:t>Budgetary Constraints</w:t>
      </w:r>
      <w:bookmarkEnd w:id="87"/>
      <w:commentRangeEnd w:id="88"/>
      <w:r w:rsidR="00E4570E">
        <w:rPr>
          <w:rStyle w:val="CommentReference"/>
          <w:rFonts w:ascii="MS Mincho" w:hAnsi="MS Mincho" w:cs="Times New Roman"/>
          <w:b w:val="0"/>
          <w:bCs w:val="0"/>
          <w:kern w:val="2"/>
          <w:lang w:eastAsia="ja-JP"/>
        </w:rPr>
        <w:commentReference w:id="88"/>
      </w:r>
    </w:p>
    <w:p w14:paraId="126A0149" w14:textId="45495CAD" w:rsidR="00DE3BBB" w:rsidRPr="00DE3BBB" w:rsidRDefault="00DE3BBB" w:rsidP="00270F1D">
      <w:r w:rsidRPr="00DE3BBB">
        <w:t xml:space="preserve">Budgetary constraints highlight the financial limitations that influence the development and deployment of the Axle Load Database System. </w:t>
      </w:r>
      <w:commentRangeStart w:id="89"/>
      <w:r w:rsidRPr="00DE3BBB">
        <w:t>The project</w:t>
      </w:r>
      <w:commentRangeEnd w:id="89"/>
      <w:r w:rsidR="00670EDB">
        <w:rPr>
          <w:rStyle w:val="CommentReference"/>
          <w:rFonts w:ascii="MS Mincho" w:hAnsi="MS Mincho"/>
          <w:kern w:val="2"/>
          <w:lang w:eastAsia="ja-JP"/>
        </w:rPr>
        <w:commentReference w:id="89"/>
      </w:r>
      <w:r w:rsidRPr="00DE3BBB">
        <w:t xml:space="preserve"> must adhere to a predefined budget, encompassing expenses related to software development, hardware acquisition, system testing, and any other associated costs. </w:t>
      </w:r>
      <w:commentRangeStart w:id="90"/>
      <w:r w:rsidRPr="00DE3BBB">
        <w:t>The development team</w:t>
      </w:r>
      <w:commentRangeEnd w:id="90"/>
      <w:r w:rsidR="004B0249">
        <w:rPr>
          <w:rStyle w:val="CommentReference"/>
          <w:rFonts w:ascii="MS Mincho" w:hAnsi="MS Mincho"/>
          <w:kern w:val="2"/>
          <w:lang w:eastAsia="ja-JP"/>
        </w:rPr>
        <w:commentReference w:id="90"/>
      </w:r>
      <w:r w:rsidRPr="00DE3BBB">
        <w:t xml:space="preserve"> must optimize resource allocation to ensure the project's financial sustainability and successful completion within the specified budgetary constraints.</w:t>
      </w:r>
    </w:p>
    <w:p w14:paraId="0A4E843C" w14:textId="77777777" w:rsidR="0029721D" w:rsidRDefault="0029721D" w:rsidP="004929B6">
      <w:pPr>
        <w:pStyle w:val="Heading2"/>
        <w:ind w:left="0" w:firstLine="0"/>
        <w:pPrChange w:id="91" w:author="mahmudul hasan" w:date="2024-01-28T11:36:00Z">
          <w:pPr>
            <w:pStyle w:val="Heading2"/>
          </w:pPr>
        </w:pPrChange>
      </w:pPr>
      <w:bookmarkStart w:id="92" w:name="_Toc155866737"/>
      <w:r w:rsidRPr="00DE3BBB">
        <w:t>5.3 Time Constraints</w:t>
      </w:r>
      <w:bookmarkEnd w:id="92"/>
    </w:p>
    <w:p w14:paraId="177C2391" w14:textId="29FBF00D" w:rsidR="00B41A82" w:rsidRPr="00B41A82" w:rsidRDefault="00B41A82" w:rsidP="00270F1D">
      <w:r w:rsidRPr="00B41A82">
        <w:t xml:space="preserve">Time constraints represent the </w:t>
      </w:r>
      <w:r w:rsidR="001959F6" w:rsidRPr="001959F6">
        <w:t xml:space="preserve">schedule </w:t>
      </w:r>
      <w:r w:rsidRPr="00B41A82">
        <w:t>timelines for the development, testing, and deployment of the Axle Load Database System. The project must adhere to predefined schedules, considering deadlines for the completion of different project phases. Time constraints are critical in ensuring timely delivery and deployment of the system to meet the needs of the Roads and Highways Department (RHD) and the Japan International Cooperation Agency (JICA). Efficient project management practices, including milestone tracking and regular progress assessments, are essential to meet these time constraints effectively.</w:t>
      </w:r>
    </w:p>
    <w:p w14:paraId="0133B2D7" w14:textId="77777777" w:rsidR="0029721D" w:rsidRPr="000A62E1" w:rsidRDefault="0029721D" w:rsidP="00270F1D"/>
    <w:p w14:paraId="376088B2" w14:textId="11A0F460" w:rsidR="0029721D" w:rsidRPr="00B41A82" w:rsidRDefault="0029721D" w:rsidP="004929B6">
      <w:pPr>
        <w:pStyle w:val="Heading1"/>
      </w:pPr>
      <w:bookmarkStart w:id="93" w:name="_Toc155866738"/>
      <w:r w:rsidRPr="00B41A82">
        <w:t>Assumptions</w:t>
      </w:r>
      <w:bookmarkEnd w:id="93"/>
    </w:p>
    <w:p w14:paraId="0D68DD0D" w14:textId="77777777" w:rsidR="0029721D" w:rsidRDefault="0029721D" w:rsidP="004929B6">
      <w:pPr>
        <w:pStyle w:val="Heading2"/>
        <w:ind w:left="0" w:firstLine="0"/>
        <w:pPrChange w:id="94" w:author="mahmudul hasan" w:date="2024-01-28T11:36:00Z">
          <w:pPr>
            <w:pStyle w:val="Heading2"/>
          </w:pPr>
        </w:pPrChange>
      </w:pPr>
      <w:bookmarkStart w:id="95" w:name="_Toc155866739"/>
      <w:r w:rsidRPr="00B41A82">
        <w:t>6.1 Project Assumptions</w:t>
      </w:r>
      <w:bookmarkEnd w:id="95"/>
    </w:p>
    <w:p w14:paraId="2BE1E1D4" w14:textId="77777777" w:rsidR="00B41A82" w:rsidRPr="00D90208" w:rsidRDefault="00B41A82" w:rsidP="00270F1D">
      <w:r w:rsidRPr="00D90208">
        <w:t>Project assumptions are key considerations that are accepted as true for planning purposes, even though they may not be fully confirmed. In the context of the Axle Load Database System:</w:t>
      </w:r>
    </w:p>
    <w:p w14:paraId="2D9BD145" w14:textId="77777777" w:rsidR="00B41A82" w:rsidRPr="00E72CDA" w:rsidRDefault="00B41A82">
      <w:pPr>
        <w:pStyle w:val="ListParagraph"/>
        <w:numPr>
          <w:ilvl w:val="0"/>
          <w:numId w:val="9"/>
        </w:numPr>
      </w:pPr>
      <w:r w:rsidRPr="00E72CDA">
        <w:t>It is assumed that the hardware and network infrastructure required for the system will be readily available and compatible with the specified technical requirements.</w:t>
      </w:r>
    </w:p>
    <w:p w14:paraId="4DB81510" w14:textId="644A2711" w:rsidR="00B41A82" w:rsidRPr="00E72CDA" w:rsidRDefault="00B41A82">
      <w:pPr>
        <w:pStyle w:val="ListParagraph"/>
        <w:numPr>
          <w:ilvl w:val="0"/>
          <w:numId w:val="9"/>
        </w:numPr>
      </w:pPr>
      <w:r w:rsidRPr="00E72CDA">
        <w:lastRenderedPageBreak/>
        <w:t xml:space="preserve">The project assumes that the development team </w:t>
      </w:r>
      <w:r w:rsidR="00A97741">
        <w:t>will have</w:t>
      </w:r>
      <w:r w:rsidRPr="00E72CDA">
        <w:t xml:space="preserve"> access to the necessary skills and expertise to design, develop, and deploy the Axle Load Database System successfully.</w:t>
      </w:r>
    </w:p>
    <w:p w14:paraId="2A0CEE37" w14:textId="77777777" w:rsidR="00B41A82" w:rsidRPr="00E72CDA" w:rsidRDefault="00B41A82">
      <w:pPr>
        <w:pStyle w:val="ListParagraph"/>
        <w:numPr>
          <w:ilvl w:val="0"/>
          <w:numId w:val="9"/>
        </w:numPr>
      </w:pPr>
      <w:r w:rsidRPr="00E72CDA">
        <w:t>Assumptions include the availability of relevant data from Axle Load Control Stations (ALCS) and that the data conforms to expected formats and standards.</w:t>
      </w:r>
    </w:p>
    <w:p w14:paraId="4D1B80EE" w14:textId="77777777" w:rsidR="00B41A82" w:rsidRPr="00E72CDA" w:rsidRDefault="00B41A82">
      <w:pPr>
        <w:pStyle w:val="ListParagraph"/>
        <w:numPr>
          <w:ilvl w:val="0"/>
          <w:numId w:val="9"/>
        </w:numPr>
      </w:pPr>
      <w:r w:rsidRPr="00E72CDA">
        <w:t>The project assumes that there will be no major changes in project scope, requirements, or regulations during the development process.</w:t>
      </w:r>
    </w:p>
    <w:p w14:paraId="0A89CB91" w14:textId="4DD6EE70" w:rsidR="00B41A82" w:rsidRPr="0001797F" w:rsidRDefault="00B41A82" w:rsidP="004929B6">
      <w:pPr>
        <w:pStyle w:val="Heading2"/>
        <w:ind w:left="0" w:firstLine="0"/>
        <w:pPrChange w:id="96" w:author="mahmudul hasan" w:date="2024-01-28T11:36:00Z">
          <w:pPr>
            <w:pStyle w:val="Heading2"/>
          </w:pPr>
        </w:pPrChange>
      </w:pPr>
      <w:bookmarkStart w:id="97" w:name="_Toc155866740"/>
      <w:r w:rsidRPr="00B41A82">
        <w:t>6.2 Environmental Assumptions</w:t>
      </w:r>
      <w:bookmarkEnd w:id="97"/>
    </w:p>
    <w:p w14:paraId="63532DD3" w14:textId="77777777" w:rsidR="00B41A82" w:rsidRPr="00D90208" w:rsidRDefault="00B41A82" w:rsidP="00270F1D">
      <w:r w:rsidRPr="00D90208">
        <w:t>Environmental assumptions pertain to the external factors that may impact the project. Assumptions in this category include:</w:t>
      </w:r>
    </w:p>
    <w:p w14:paraId="0E0B8484" w14:textId="77777777" w:rsidR="00B41A82" w:rsidRPr="00E72CDA" w:rsidRDefault="00B41A82" w:rsidP="00C20E37">
      <w:pPr>
        <w:pStyle w:val="ListParagraph"/>
      </w:pPr>
      <w:r w:rsidRPr="00E72CDA">
        <w:t xml:space="preserve">It is assumed that there will be stable and consistent network connectivity for the secure </w:t>
      </w:r>
      <w:r w:rsidRPr="00C20E37">
        <w:t>transmission</w:t>
      </w:r>
      <w:r w:rsidRPr="00E72CDA">
        <w:t xml:space="preserve"> of data between Axle Load Control Stations (ALCS) and the central database.</w:t>
      </w:r>
    </w:p>
    <w:p w14:paraId="6AE7672F" w14:textId="77777777" w:rsidR="00B41A82" w:rsidRPr="008A5717" w:rsidRDefault="00B41A82" w:rsidP="00C20E37">
      <w:pPr>
        <w:pStyle w:val="ListParagraph"/>
      </w:pPr>
      <w:r w:rsidRPr="008A5717">
        <w:t>Environmental assumptions include the assumption that the political and regulatory environment in Bangladesh will remain stable and not introduce significant changes affecting the project.</w:t>
      </w:r>
    </w:p>
    <w:p w14:paraId="702D78D8" w14:textId="09E5A60C" w:rsidR="0029721D" w:rsidRPr="008A5717" w:rsidRDefault="00B41A82" w:rsidP="00C20E37">
      <w:pPr>
        <w:pStyle w:val="ListParagraph"/>
      </w:pPr>
      <w:r w:rsidRPr="008A5717">
        <w:t>The project assumes that the Roads and Highways Department (RHD) and the Japan International Cooperation Agency (JICA) will provide necessary support and cooperation throughout the project lifecycle.</w:t>
      </w:r>
    </w:p>
    <w:p w14:paraId="415C1A16" w14:textId="77777777" w:rsidR="00B41A82" w:rsidRPr="000A62E1" w:rsidRDefault="00B41A82" w:rsidP="00270F1D"/>
    <w:p w14:paraId="16E2027E" w14:textId="62486A47" w:rsidR="00D90208" w:rsidRPr="00775915" w:rsidRDefault="00D90208" w:rsidP="004929B6">
      <w:pPr>
        <w:pStyle w:val="Heading1"/>
      </w:pPr>
      <w:bookmarkStart w:id="98" w:name="_Toc155866741"/>
      <w:r w:rsidRPr="00775915">
        <w:t>Dependencies</w:t>
      </w:r>
      <w:bookmarkEnd w:id="98"/>
    </w:p>
    <w:p w14:paraId="76FFB764" w14:textId="78C30529" w:rsidR="00D90208" w:rsidRPr="00D90208" w:rsidRDefault="00D90208" w:rsidP="004929B6">
      <w:pPr>
        <w:pStyle w:val="Heading2"/>
        <w:ind w:left="0" w:firstLine="0"/>
        <w:pPrChange w:id="99" w:author="mahmudul hasan" w:date="2024-01-28T11:35:00Z">
          <w:pPr>
            <w:pStyle w:val="Heading2"/>
          </w:pPr>
        </w:pPrChange>
      </w:pPr>
      <w:bookmarkStart w:id="100" w:name="_Toc155866742"/>
      <w:r w:rsidRPr="00D90208">
        <w:t>7.1 External Dependencies</w:t>
      </w:r>
      <w:bookmarkEnd w:id="100"/>
    </w:p>
    <w:p w14:paraId="5EE89EE4" w14:textId="768F7687" w:rsidR="00D90208" w:rsidRPr="00D90208" w:rsidRDefault="00D90208" w:rsidP="00270F1D">
      <w:r w:rsidRPr="00D90208">
        <w:t>External dependencies refer to factors outside the project's direct control that can impact its progress. Dependencies in this category include:</w:t>
      </w:r>
    </w:p>
    <w:p w14:paraId="1D247DA0" w14:textId="77777777" w:rsidR="00D90208" w:rsidRPr="008A5717" w:rsidRDefault="00D90208">
      <w:pPr>
        <w:pStyle w:val="ListParagraph"/>
        <w:numPr>
          <w:ilvl w:val="0"/>
          <w:numId w:val="8"/>
        </w:numPr>
      </w:pPr>
      <w:r w:rsidRPr="008A5717">
        <w:t>The project is dependent on the timely provision of data from Axle Load Control Stations (ALCS) for accurate testing and validation of the system.</w:t>
      </w:r>
    </w:p>
    <w:p w14:paraId="1BF43313" w14:textId="77777777" w:rsidR="00D90208" w:rsidRPr="008A5717" w:rsidRDefault="00D90208">
      <w:pPr>
        <w:pStyle w:val="ListParagraph"/>
        <w:numPr>
          <w:ilvl w:val="0"/>
          <w:numId w:val="8"/>
        </w:numPr>
      </w:pPr>
      <w:r w:rsidRPr="008A5717">
        <w:t>External dependencies include compliance with regulatory standards, and the project is reliant on external entities adhering to these standards.</w:t>
      </w:r>
    </w:p>
    <w:p w14:paraId="0C952C3E" w14:textId="65DCFA20" w:rsidR="00D90208" w:rsidRPr="00D90208" w:rsidRDefault="00D90208" w:rsidP="004929B6">
      <w:pPr>
        <w:pStyle w:val="Heading2"/>
        <w:ind w:left="0" w:firstLine="0"/>
        <w:pPrChange w:id="101" w:author="mahmudul hasan" w:date="2024-01-28T11:35:00Z">
          <w:pPr>
            <w:pStyle w:val="Heading2"/>
          </w:pPr>
        </w:pPrChange>
      </w:pPr>
      <w:bookmarkStart w:id="102" w:name="_Toc155866743"/>
      <w:r w:rsidRPr="00D90208">
        <w:t>7.2 Internal Dependencies</w:t>
      </w:r>
      <w:bookmarkEnd w:id="102"/>
    </w:p>
    <w:p w14:paraId="0EB27FA4" w14:textId="18C91DF8" w:rsidR="00D90208" w:rsidRPr="00D90208" w:rsidRDefault="00D90208" w:rsidP="00270F1D">
      <w:r w:rsidRPr="00D90208">
        <w:t>Internal dependencies are factors within the project's control that are interdependent. Dependencies in this category include:</w:t>
      </w:r>
    </w:p>
    <w:p w14:paraId="70D7664E" w14:textId="77777777" w:rsidR="00D90208" w:rsidRPr="00A8576F" w:rsidRDefault="00D90208" w:rsidP="00A8576F">
      <w:pPr>
        <w:pStyle w:val="ListParagraph"/>
      </w:pPr>
      <w:r w:rsidRPr="00A8576F">
        <w:t>The development of the Axle Load Database System is dependent on the successful completion of database design and web API development phases.</w:t>
      </w:r>
    </w:p>
    <w:p w14:paraId="311B3B8B" w14:textId="303F4946" w:rsidR="0029721D" w:rsidRPr="008A5717" w:rsidRDefault="00D90208" w:rsidP="00A8576F">
      <w:pPr>
        <w:pStyle w:val="ListParagraph"/>
      </w:pPr>
      <w:r w:rsidRPr="00A8576F">
        <w:t xml:space="preserve">Internal dependencies also encompass the coordination between the development team and </w:t>
      </w:r>
      <w:r w:rsidR="008A5717" w:rsidRPr="00A8576F">
        <w:t xml:space="preserve">RHD </w:t>
      </w:r>
      <w:r w:rsidRPr="00A8576F">
        <w:t>users for system testing and validation</w:t>
      </w:r>
      <w:r w:rsidRPr="008A5717">
        <w:t>.</w:t>
      </w:r>
    </w:p>
    <w:p w14:paraId="5B58A1C8" w14:textId="77777777" w:rsidR="00775915" w:rsidRDefault="00775915" w:rsidP="00270F1D"/>
    <w:p w14:paraId="7CC80189" w14:textId="150426FE" w:rsidR="0029721D" w:rsidRPr="00775915" w:rsidRDefault="0029721D" w:rsidP="004929B6">
      <w:pPr>
        <w:pStyle w:val="Heading1"/>
      </w:pPr>
      <w:bookmarkStart w:id="103" w:name="_Toc155866744"/>
      <w:r w:rsidRPr="00775915">
        <w:lastRenderedPageBreak/>
        <w:t>Acceptance Criteria</w:t>
      </w:r>
      <w:bookmarkEnd w:id="103"/>
    </w:p>
    <w:p w14:paraId="1FEFCDE5" w14:textId="77777777" w:rsidR="0029721D" w:rsidRPr="00775915" w:rsidRDefault="0029721D" w:rsidP="004929B6">
      <w:pPr>
        <w:pStyle w:val="Heading2"/>
        <w:ind w:left="0" w:firstLine="0"/>
        <w:pPrChange w:id="104" w:author="mahmudul hasan" w:date="2024-01-28T11:35:00Z">
          <w:pPr>
            <w:pStyle w:val="Heading2"/>
          </w:pPr>
        </w:pPrChange>
      </w:pPr>
      <w:bookmarkStart w:id="105" w:name="_Toc155866745"/>
      <w:r w:rsidRPr="00775915">
        <w:t>8.1 Functional Requirements Acceptance Criteria</w:t>
      </w:r>
      <w:bookmarkEnd w:id="105"/>
    </w:p>
    <w:p w14:paraId="617EF4CA" w14:textId="77777777" w:rsidR="00D90208" w:rsidRPr="00D90208" w:rsidRDefault="00D90208" w:rsidP="00270F1D">
      <w:r w:rsidRPr="00D90208">
        <w:t>Functional requirements acceptance criteria establish the conditions that must be met for each functional aspect of the Axle Load Database System to be deemed acceptable:</w:t>
      </w:r>
    </w:p>
    <w:p w14:paraId="33FD09F0" w14:textId="77777777" w:rsidR="00D90208" w:rsidRPr="00D90208" w:rsidRDefault="00D90208" w:rsidP="00270F1D">
      <w:r w:rsidRPr="00D90208">
        <w:rPr>
          <w:b/>
          <w:bCs/>
        </w:rPr>
        <w:t>User Registration and Authentication:</w:t>
      </w:r>
      <w:r w:rsidRPr="00D90208">
        <w:t xml:space="preserve"> Acceptance criteria include successful user registration and secure authentication processes, ensuring users can log in securely.</w:t>
      </w:r>
    </w:p>
    <w:p w14:paraId="13F87285" w14:textId="77777777" w:rsidR="00D90208" w:rsidRPr="00D90208" w:rsidRDefault="00D90208" w:rsidP="00270F1D">
      <w:r w:rsidRPr="00D90208">
        <w:rPr>
          <w:b/>
          <w:bCs/>
        </w:rPr>
        <w:t>Axle Load Data Collection:</w:t>
      </w:r>
      <w:r w:rsidRPr="00D90208">
        <w:t xml:space="preserve"> Criteria involve accurate collection and storage of axle load data from various Axle Load Control Stations (ALCS) in the designated database.</w:t>
      </w:r>
    </w:p>
    <w:p w14:paraId="75C2A0F1" w14:textId="77777777" w:rsidR="00D90208" w:rsidRPr="00D90208" w:rsidRDefault="00D90208" w:rsidP="00270F1D">
      <w:r w:rsidRPr="00D90208">
        <w:rPr>
          <w:b/>
          <w:bCs/>
        </w:rPr>
        <w:t>Database Management:</w:t>
      </w:r>
      <w:r w:rsidRPr="00D90208">
        <w:t xml:space="preserve"> Acceptance criteria encompass the error-free execution of administrative actions, including security configurations, general information updates, and BRTA information management.</w:t>
      </w:r>
    </w:p>
    <w:p w14:paraId="4ACC179E" w14:textId="2C5A5844" w:rsidR="00D90208" w:rsidRPr="00D90208" w:rsidRDefault="00D90208" w:rsidP="00270F1D">
      <w:r w:rsidRPr="00D90208">
        <w:rPr>
          <w:b/>
          <w:bCs/>
        </w:rPr>
        <w:t>Reporting:</w:t>
      </w:r>
      <w:r w:rsidRPr="00D90208">
        <w:t xml:space="preserve"> Criteria involve the generation of accurate reports based on </w:t>
      </w:r>
      <w:r w:rsidR="006131F0">
        <w:t>received</w:t>
      </w:r>
      <w:r w:rsidRPr="00D90208">
        <w:t xml:space="preserve"> axle load data, demonstrating the system's </w:t>
      </w:r>
      <w:r w:rsidR="006131F0">
        <w:t>reportin</w:t>
      </w:r>
      <w:r w:rsidR="00B61B81">
        <w:t>g</w:t>
      </w:r>
      <w:r w:rsidR="006131F0">
        <w:t xml:space="preserve"> </w:t>
      </w:r>
      <w:r w:rsidRPr="00D90208">
        <w:t>capabilities.</w:t>
      </w:r>
    </w:p>
    <w:p w14:paraId="21EC35F5" w14:textId="74D1A1FE" w:rsidR="00D90208" w:rsidRDefault="00D90208" w:rsidP="00270F1D">
      <w:r w:rsidRPr="00D90208">
        <w:rPr>
          <w:b/>
          <w:bCs/>
        </w:rPr>
        <w:t>System Interfaces:</w:t>
      </w:r>
      <w:r w:rsidRPr="00D90208">
        <w:t xml:space="preserve"> Acceptance criteria include seamless navigation, intuitive interactions, and compatibility with existing hardware and software components for user interfaces, hardware interfaces, and software interfaces.</w:t>
      </w:r>
    </w:p>
    <w:p w14:paraId="6CBF5347" w14:textId="77777777" w:rsidR="00B429B9" w:rsidRPr="00D90208" w:rsidRDefault="00B429B9" w:rsidP="00270F1D"/>
    <w:p w14:paraId="4DBA9E09" w14:textId="77777777" w:rsidR="0029721D" w:rsidRDefault="0029721D" w:rsidP="004929B6">
      <w:pPr>
        <w:pStyle w:val="Heading2"/>
        <w:ind w:left="0" w:firstLine="0"/>
        <w:pPrChange w:id="106" w:author="mahmudul hasan" w:date="2024-01-28T11:35:00Z">
          <w:pPr>
            <w:pStyle w:val="Heading2"/>
          </w:pPr>
        </w:pPrChange>
      </w:pPr>
      <w:bookmarkStart w:id="107" w:name="_Toc155866746"/>
      <w:r w:rsidRPr="000A62E1">
        <w:t>8.2 Non-Functional Requirements Acceptance Criteria</w:t>
      </w:r>
      <w:bookmarkEnd w:id="107"/>
    </w:p>
    <w:p w14:paraId="248D8FD1" w14:textId="77777777" w:rsidR="00D90208" w:rsidRPr="00D90208" w:rsidRDefault="00D90208" w:rsidP="00270F1D">
      <w:r w:rsidRPr="00D90208">
        <w:t>Non-functional requirements acceptance criteria set benchmarks for aspects beyond specific functionalities, ensuring the overall quality and performance of the Axle Load Database System:</w:t>
      </w:r>
    </w:p>
    <w:p w14:paraId="6CD4D374" w14:textId="3D641268" w:rsidR="00D90208" w:rsidRPr="00D90208" w:rsidRDefault="00D90208" w:rsidP="00270F1D">
      <w:r w:rsidRPr="00D90208">
        <w:rPr>
          <w:b/>
          <w:bCs/>
        </w:rPr>
        <w:t>Response Time:</w:t>
      </w:r>
      <w:r w:rsidRPr="00D90208">
        <w:t xml:space="preserve"> </w:t>
      </w:r>
      <w:r w:rsidR="00A23B48">
        <w:t>It</w:t>
      </w:r>
      <w:r w:rsidRPr="00D90208">
        <w:t xml:space="preserve"> </w:t>
      </w:r>
      <w:r w:rsidR="00B54ABF" w:rsidRPr="00D90208">
        <w:t>involves</w:t>
      </w:r>
      <w:r w:rsidRPr="00D90208">
        <w:t xml:space="preserve"> response times within acceptable limits for various system operations, ensuring quick and efficient interactions.</w:t>
      </w:r>
    </w:p>
    <w:p w14:paraId="7600B89D" w14:textId="458F7F5D" w:rsidR="00D90208" w:rsidRPr="00D90208" w:rsidRDefault="00D90208" w:rsidP="00270F1D">
      <w:r w:rsidRPr="00D90208">
        <w:rPr>
          <w:b/>
          <w:bCs/>
        </w:rPr>
        <w:t>Reliability and Availability:</w:t>
      </w:r>
      <w:r w:rsidRPr="00D90208">
        <w:t xml:space="preserve"> Acceptance criteria include minimal downtime, consistent performance and successful recovery measures in case of system failures.</w:t>
      </w:r>
    </w:p>
    <w:p w14:paraId="59579E48" w14:textId="78C4F147" w:rsidR="00D90208" w:rsidRPr="00D90208" w:rsidRDefault="00D90208" w:rsidP="00270F1D">
      <w:r w:rsidRPr="00D90208">
        <w:rPr>
          <w:b/>
          <w:bCs/>
        </w:rPr>
        <w:t>Scalability:</w:t>
      </w:r>
      <w:r w:rsidRPr="00D90208">
        <w:t xml:space="preserve"> </w:t>
      </w:r>
      <w:r w:rsidR="00A23B48">
        <w:t>It</w:t>
      </w:r>
      <w:r w:rsidRPr="00D90208">
        <w:t xml:space="preserve"> </w:t>
      </w:r>
      <w:r w:rsidR="00B54ABF" w:rsidRPr="00D90208">
        <w:t>involves</w:t>
      </w:r>
      <w:r w:rsidRPr="00D90208">
        <w:t xml:space="preserve"> successful handling of growing volumes of data and users without compromising performance, demonstrating the system's scalability.</w:t>
      </w:r>
    </w:p>
    <w:p w14:paraId="30C4BB43" w14:textId="014ECBDC" w:rsidR="00D90208" w:rsidRPr="00D90208" w:rsidRDefault="00D90208" w:rsidP="00270F1D">
      <w:r w:rsidRPr="00D90208">
        <w:rPr>
          <w:b/>
          <w:bCs/>
        </w:rPr>
        <w:t>Usability and User Experience:</w:t>
      </w:r>
      <w:r w:rsidRPr="00D90208">
        <w:t xml:space="preserve"> Acceptance criteria include positive user feedback, and efficient interactions, ensuring optimal user experience.</w:t>
      </w:r>
    </w:p>
    <w:p w14:paraId="6266E40D" w14:textId="3D2C0801" w:rsidR="00D90208" w:rsidRPr="00D90208" w:rsidRDefault="00D90208" w:rsidP="00270F1D">
      <w:r w:rsidRPr="00D90208">
        <w:rPr>
          <w:b/>
          <w:bCs/>
        </w:rPr>
        <w:t>System Maintainability:</w:t>
      </w:r>
      <w:r w:rsidRPr="00D90208">
        <w:t xml:space="preserve"> </w:t>
      </w:r>
      <w:r w:rsidR="00A51A8D">
        <w:t>It</w:t>
      </w:r>
      <w:r w:rsidRPr="00D90208">
        <w:t xml:space="preserve"> involve</w:t>
      </w:r>
      <w:r w:rsidR="00B54ABF">
        <w:t>s</w:t>
      </w:r>
      <w:r w:rsidRPr="00D90208">
        <w:t xml:space="preserve"> the successful completion of regular maintenance tasks, including streamlined backup procedures, without disruptions.</w:t>
      </w:r>
    </w:p>
    <w:p w14:paraId="0B4DA2ED" w14:textId="77777777" w:rsidR="0029721D" w:rsidRPr="000A62E1" w:rsidRDefault="0029721D" w:rsidP="00270F1D"/>
    <w:p w14:paraId="3C7027E7" w14:textId="70CBFEEB" w:rsidR="0029721D" w:rsidRPr="005C2FBB" w:rsidRDefault="0029721D" w:rsidP="004929B6">
      <w:pPr>
        <w:pStyle w:val="Heading1"/>
      </w:pPr>
      <w:bookmarkStart w:id="108" w:name="_Toc155866747"/>
      <w:r w:rsidRPr="005C2FBB">
        <w:t>Risk Analysis</w:t>
      </w:r>
      <w:bookmarkEnd w:id="108"/>
    </w:p>
    <w:p w14:paraId="35B79F89" w14:textId="77777777" w:rsidR="0029721D" w:rsidRPr="005C2FBB" w:rsidRDefault="0029721D" w:rsidP="004929B6">
      <w:pPr>
        <w:pStyle w:val="Heading2"/>
        <w:ind w:left="0" w:firstLine="0"/>
        <w:pPrChange w:id="109" w:author="mahmudul hasan" w:date="2024-01-28T11:35:00Z">
          <w:pPr>
            <w:pStyle w:val="Heading2"/>
          </w:pPr>
        </w:pPrChange>
      </w:pPr>
      <w:bookmarkStart w:id="110" w:name="_Toc155866748"/>
      <w:r w:rsidRPr="005C2FBB">
        <w:t>9.1 Identification of Risks</w:t>
      </w:r>
      <w:bookmarkEnd w:id="110"/>
    </w:p>
    <w:p w14:paraId="0E5BB694" w14:textId="27A75E67" w:rsidR="00775915" w:rsidRPr="00D90208" w:rsidRDefault="00D90208" w:rsidP="00270F1D">
      <w:r w:rsidRPr="00D90208">
        <w:t>Identifying potential risks is a crucial step in effective risk analysis for the Axle Load Database System:</w:t>
      </w:r>
    </w:p>
    <w:p w14:paraId="3CD09C66" w14:textId="1056885B" w:rsidR="00D90208" w:rsidRPr="00A8576F" w:rsidRDefault="00D90208" w:rsidP="00A8576F">
      <w:pPr>
        <w:pStyle w:val="ListParagraph"/>
      </w:pPr>
      <w:r w:rsidRPr="00A8576F">
        <w:t>Risks include unauthorized access to axle load data, potentially compromising the integrity and confidentiality of the information.</w:t>
      </w:r>
    </w:p>
    <w:p w14:paraId="4A5E225C" w14:textId="348CF162" w:rsidR="00D90208" w:rsidRPr="00A8576F" w:rsidRDefault="00D90208" w:rsidP="00A8576F">
      <w:pPr>
        <w:pStyle w:val="ListParagraph"/>
      </w:pPr>
      <w:r w:rsidRPr="00A8576F">
        <w:lastRenderedPageBreak/>
        <w:t>Risks may arise if there are unforeseen incompatibilities with existing hardware, software, or network infrastructure.</w:t>
      </w:r>
    </w:p>
    <w:p w14:paraId="38B0E95F" w14:textId="21CF195B" w:rsidR="00D90208" w:rsidRPr="00A8576F" w:rsidRDefault="00D90208" w:rsidP="00A8576F">
      <w:pPr>
        <w:pStyle w:val="ListParagraph"/>
      </w:pPr>
      <w:r w:rsidRPr="00A8576F">
        <w:t>Risks involve changes in regulatory standards that may impact the system's compliance and functionality.</w:t>
      </w:r>
    </w:p>
    <w:p w14:paraId="607023B5" w14:textId="1A9A9E20" w:rsidR="0029721D" w:rsidRPr="005C2FBB" w:rsidRDefault="0029721D" w:rsidP="004929B6">
      <w:pPr>
        <w:pStyle w:val="Heading2"/>
        <w:ind w:left="0" w:firstLine="0"/>
        <w:pPrChange w:id="111" w:author="mahmudul hasan" w:date="2024-01-28T11:35:00Z">
          <w:pPr>
            <w:pStyle w:val="Heading2"/>
          </w:pPr>
        </w:pPrChange>
      </w:pPr>
      <w:bookmarkStart w:id="112" w:name="_Toc155866749"/>
      <w:r w:rsidRPr="005C2FBB">
        <w:t>9.2 Risk Assessment</w:t>
      </w:r>
      <w:bookmarkEnd w:id="112"/>
    </w:p>
    <w:p w14:paraId="2B321B4B" w14:textId="2E5F8DC8" w:rsidR="00D90208" w:rsidRPr="00D90208" w:rsidRDefault="00D90208" w:rsidP="00270F1D">
      <w:r w:rsidRPr="00D90208">
        <w:t>Risk assessment involves evaluating the likelihood and potential impact of identified risks:</w:t>
      </w:r>
    </w:p>
    <w:p w14:paraId="3C4DD6E0" w14:textId="77777777" w:rsidR="00D90208" w:rsidRPr="0001797F" w:rsidRDefault="00D90208">
      <w:pPr>
        <w:pStyle w:val="ListParagraph"/>
        <w:numPr>
          <w:ilvl w:val="0"/>
          <w:numId w:val="6"/>
        </w:numPr>
      </w:pPr>
      <w:r w:rsidRPr="0001797F">
        <w:t>Data Security Breaches: High impact and moderate likelihood.</w:t>
      </w:r>
    </w:p>
    <w:p w14:paraId="113925EC" w14:textId="77777777" w:rsidR="00D90208" w:rsidRPr="0001797F" w:rsidRDefault="00D90208">
      <w:pPr>
        <w:pStyle w:val="ListParagraph"/>
        <w:numPr>
          <w:ilvl w:val="0"/>
          <w:numId w:val="6"/>
        </w:numPr>
      </w:pPr>
      <w:r w:rsidRPr="0001797F">
        <w:t>Technological Compatibility Issues: Moderate impact and low to moderate likelihood.</w:t>
      </w:r>
    </w:p>
    <w:p w14:paraId="6FF0340E" w14:textId="58707A57" w:rsidR="00D90208" w:rsidRPr="0001797F" w:rsidRDefault="00D90208">
      <w:pPr>
        <w:pStyle w:val="ListParagraph"/>
        <w:numPr>
          <w:ilvl w:val="0"/>
          <w:numId w:val="6"/>
        </w:numPr>
      </w:pPr>
      <w:r w:rsidRPr="0001797F">
        <w:t>Regulatory Changes: Moderate impact and low likelihood.</w:t>
      </w:r>
    </w:p>
    <w:p w14:paraId="5CF2DDB5" w14:textId="77777777" w:rsidR="00B20ACD" w:rsidRPr="00D90208" w:rsidRDefault="00B20ACD" w:rsidP="00270F1D"/>
    <w:p w14:paraId="4916C7E5" w14:textId="77777777" w:rsidR="0029721D" w:rsidRPr="005C2FBB" w:rsidRDefault="0029721D" w:rsidP="004929B6">
      <w:pPr>
        <w:pStyle w:val="Heading2"/>
        <w:ind w:left="0" w:firstLine="0"/>
        <w:pPrChange w:id="113" w:author="mahmudul hasan" w:date="2024-01-28T11:35:00Z">
          <w:pPr>
            <w:pStyle w:val="Heading2"/>
          </w:pPr>
        </w:pPrChange>
      </w:pPr>
      <w:bookmarkStart w:id="114" w:name="_Toc155866750"/>
      <w:r w:rsidRPr="005C2FBB">
        <w:t>9.3 Mitigation Strategies</w:t>
      </w:r>
      <w:bookmarkEnd w:id="114"/>
    </w:p>
    <w:p w14:paraId="7A46CC55" w14:textId="1E907A0F" w:rsidR="00775915" w:rsidRPr="00D90208" w:rsidRDefault="00D90208" w:rsidP="00270F1D">
      <w:r w:rsidRPr="00D90208">
        <w:t>Mitigation strategies are devised to address and minimize the impact of identified risks:</w:t>
      </w:r>
    </w:p>
    <w:p w14:paraId="73D7A94F" w14:textId="2D15F17F" w:rsidR="00D90208" w:rsidRPr="00A8576F" w:rsidRDefault="00D90208" w:rsidP="00A8576F">
      <w:pPr>
        <w:pStyle w:val="ListParagraph"/>
      </w:pPr>
      <w:r w:rsidRPr="00A8576F">
        <w:t>Implement robust encryption measures, access controls and regular security audits to mitigate the risk of unauthorized access.</w:t>
      </w:r>
    </w:p>
    <w:p w14:paraId="64881075" w14:textId="22CD01E0" w:rsidR="00D90208" w:rsidRPr="00A8576F" w:rsidRDefault="00D90208" w:rsidP="00A8576F">
      <w:pPr>
        <w:pStyle w:val="ListParagraph"/>
      </w:pPr>
      <w:r w:rsidRPr="00A8576F">
        <w:t>Conduct thorough compatibility testing during the development phase and maintain flexibility for adapting to technological changes.</w:t>
      </w:r>
    </w:p>
    <w:p w14:paraId="22816522" w14:textId="34B1D1D2" w:rsidR="00D90208" w:rsidRPr="00775915" w:rsidRDefault="00D90208" w:rsidP="00A8576F">
      <w:pPr>
        <w:pStyle w:val="ListParagraph"/>
      </w:pPr>
      <w:r w:rsidRPr="00A8576F">
        <w:t>Establish a continuous monitoring system for regulatory updates and maintain an agile development approach</w:t>
      </w:r>
      <w:r w:rsidRPr="00775915">
        <w:t xml:space="preserve"> to swiftly adapt to any changes.</w:t>
      </w:r>
    </w:p>
    <w:p w14:paraId="05D05149" w14:textId="77777777" w:rsidR="00775915" w:rsidRDefault="00775915" w:rsidP="00270F1D"/>
    <w:p w14:paraId="29F81037" w14:textId="7DFDAEA3" w:rsidR="0029721D" w:rsidRPr="000A62E1" w:rsidRDefault="00775915" w:rsidP="004929B6">
      <w:pPr>
        <w:pStyle w:val="Heading1"/>
      </w:pPr>
      <w:r>
        <w:t xml:space="preserve"> </w:t>
      </w:r>
      <w:bookmarkStart w:id="115" w:name="_Toc155866751"/>
      <w:r w:rsidR="0029721D" w:rsidRPr="000A62E1">
        <w:t>Glossary</w:t>
      </w:r>
      <w:bookmarkEnd w:id="115"/>
    </w:p>
    <w:p w14:paraId="2C92DDA1" w14:textId="77777777" w:rsidR="0029721D" w:rsidRPr="009512DE" w:rsidRDefault="0029721D" w:rsidP="004929B6">
      <w:pPr>
        <w:pStyle w:val="Heading2"/>
        <w:ind w:left="0" w:firstLine="0"/>
        <w:pPrChange w:id="116" w:author="mahmudul hasan" w:date="2024-01-28T11:33:00Z">
          <w:pPr>
            <w:pStyle w:val="Heading2"/>
          </w:pPr>
        </w:pPrChange>
      </w:pPr>
      <w:bookmarkStart w:id="117" w:name="_Toc155866752"/>
      <w:r w:rsidRPr="009512DE">
        <w:t>10.1 Definitions of Key Terms</w:t>
      </w:r>
      <w:bookmarkEnd w:id="117"/>
    </w:p>
    <w:p w14:paraId="501A5235" w14:textId="08BA84F2" w:rsidR="009512DE" w:rsidRPr="0001797F" w:rsidRDefault="009512DE" w:rsidP="00351940">
      <w:r w:rsidRPr="0001797F">
        <w:rPr>
          <w:b/>
          <w:bCs/>
        </w:rPr>
        <w:t>Axle Load Control Stations (ALCS):</w:t>
      </w:r>
      <w:r w:rsidRPr="0001797F">
        <w:t xml:space="preserve"> These are </w:t>
      </w:r>
      <w:r w:rsidR="0001797F">
        <w:t xml:space="preserve">Axle load system </w:t>
      </w:r>
      <w:r w:rsidRPr="0001797F">
        <w:t>stations located across Bangladesh to measure and monitor the axle load of vehicles, contributing data to the central Axle Load Database System.</w:t>
      </w:r>
    </w:p>
    <w:p w14:paraId="08988F88" w14:textId="2AA635E5" w:rsidR="009512DE" w:rsidRPr="0001797F" w:rsidRDefault="009512DE" w:rsidP="00270F1D">
      <w:r w:rsidRPr="0001797F">
        <w:rPr>
          <w:b/>
          <w:bCs/>
        </w:rPr>
        <w:t>Web-API:</w:t>
      </w:r>
      <w:r w:rsidR="0001797F">
        <w:t xml:space="preserve"> </w:t>
      </w:r>
      <w:r w:rsidRPr="0001797F">
        <w:t>Web Application Programming Interface, it refers to a set of protocols and tools for building software applications and enabling communication between different software systems over the web.</w:t>
      </w:r>
    </w:p>
    <w:p w14:paraId="73F8DE94" w14:textId="43F7942F" w:rsidR="009512DE" w:rsidRPr="0001797F" w:rsidRDefault="009512DE" w:rsidP="00270F1D">
      <w:r w:rsidRPr="0001797F">
        <w:rPr>
          <w:b/>
          <w:bCs/>
        </w:rPr>
        <w:t>RHD (Road and Highways Department):</w:t>
      </w:r>
      <w:r w:rsidRPr="0001797F">
        <w:t xml:space="preserve"> The government agency in Bangladesh responsible for the planning, development, and maintenance of the country's road infrastructure.</w:t>
      </w:r>
    </w:p>
    <w:p w14:paraId="197B3F4B" w14:textId="0BFCA159" w:rsidR="009512DE" w:rsidRPr="0001797F" w:rsidRDefault="009512DE" w:rsidP="00270F1D">
      <w:r w:rsidRPr="0001797F">
        <w:rPr>
          <w:b/>
          <w:bCs/>
        </w:rPr>
        <w:t>BRTA (Bangladesh Road Transport Authority):</w:t>
      </w:r>
      <w:r w:rsidRPr="0001797F">
        <w:t xml:space="preserve"> The regulatory authority in Bangladesh overseeing road transport and traffic management, including vehicle registration and licensing.</w:t>
      </w:r>
    </w:p>
    <w:p w14:paraId="055F9CBB" w14:textId="75C697BD" w:rsidR="009512DE" w:rsidRPr="0001797F" w:rsidRDefault="009512DE" w:rsidP="00270F1D">
      <w:r w:rsidRPr="0001797F">
        <w:rPr>
          <w:b/>
          <w:bCs/>
        </w:rPr>
        <w:t>FTP (File Transfer Protocol):</w:t>
      </w:r>
      <w:r w:rsidRPr="0001797F">
        <w:t xml:space="preserve"> A standard network protocol used to transfer files from one host to another over a TCP-based network, such as the internet.</w:t>
      </w:r>
    </w:p>
    <w:p w14:paraId="35ACA98D" w14:textId="5EB827A4" w:rsidR="009512DE" w:rsidRPr="0001797F" w:rsidRDefault="009512DE" w:rsidP="00270F1D">
      <w:r w:rsidRPr="0001797F">
        <w:rPr>
          <w:b/>
          <w:bCs/>
        </w:rPr>
        <w:t>CSV (Comma-Separated Values):</w:t>
      </w:r>
      <w:r w:rsidRPr="0001797F">
        <w:t xml:space="preserve"> A plain text file format used to store tabular data, where each line of the file represents a row of the table, and columns are separated by commas.</w:t>
      </w:r>
    </w:p>
    <w:p w14:paraId="765B6377" w14:textId="2B03C817" w:rsidR="0001797F" w:rsidRDefault="009512DE" w:rsidP="00270F1D">
      <w:r w:rsidRPr="0001797F">
        <w:rPr>
          <w:b/>
          <w:bCs/>
        </w:rPr>
        <w:t>JSON (JavaScript Object Notation):</w:t>
      </w:r>
      <w:r w:rsidRPr="0001797F">
        <w:t xml:space="preserve"> A lightweight data interchange format that is easy for humans to read and write and easy for machines to parse and generate.</w:t>
      </w:r>
    </w:p>
    <w:p w14:paraId="22FE7A5B" w14:textId="77777777" w:rsidR="00B429B9" w:rsidRPr="0001797F" w:rsidRDefault="00B429B9" w:rsidP="00270F1D"/>
    <w:p w14:paraId="597C3BB8" w14:textId="1019056B" w:rsidR="009512DE" w:rsidRDefault="0029721D" w:rsidP="004929B6">
      <w:pPr>
        <w:pStyle w:val="Heading2"/>
        <w:ind w:left="0" w:firstLine="0"/>
        <w:pPrChange w:id="118" w:author="mahmudul hasan" w:date="2024-01-28T11:33:00Z">
          <w:pPr>
            <w:pStyle w:val="Heading2"/>
          </w:pPr>
        </w:pPrChange>
      </w:pPr>
      <w:bookmarkStart w:id="119" w:name="_Toc155866753"/>
      <w:r w:rsidRPr="009512DE">
        <w:t>10.2 Acronyms and Abbreviations</w:t>
      </w:r>
      <w:bookmarkEnd w:id="119"/>
    </w:p>
    <w:p w14:paraId="35677D40" w14:textId="77777777" w:rsidR="003E6909" w:rsidRPr="003E6909" w:rsidRDefault="003E6909" w:rsidP="00E73F2A">
      <w:pPr>
        <w:rPr>
          <w:b/>
          <w:bCs/>
        </w:rPr>
      </w:pPr>
      <w:r w:rsidRPr="003E6909">
        <w:t>ALCS: Axle Load Control Station</w:t>
      </w:r>
    </w:p>
    <w:p w14:paraId="5E3CDB10" w14:textId="77777777" w:rsidR="003E6909" w:rsidRPr="003E6909" w:rsidRDefault="003E6909" w:rsidP="00E73F2A">
      <w:pPr>
        <w:rPr>
          <w:b/>
          <w:bCs/>
        </w:rPr>
      </w:pPr>
      <w:r w:rsidRPr="003E6909">
        <w:t>RHD: Road and Highway Department</w:t>
      </w:r>
    </w:p>
    <w:p w14:paraId="5FACD458" w14:textId="77777777" w:rsidR="003E6909" w:rsidRPr="003E6909" w:rsidRDefault="003E6909" w:rsidP="00E73F2A">
      <w:pPr>
        <w:rPr>
          <w:b/>
          <w:bCs/>
        </w:rPr>
      </w:pPr>
      <w:r w:rsidRPr="003E6909">
        <w:t>FTP: File Transfer Protocol</w:t>
      </w:r>
    </w:p>
    <w:p w14:paraId="045B2484" w14:textId="77777777" w:rsidR="003E6909" w:rsidRPr="003E6909" w:rsidRDefault="003E6909" w:rsidP="00E73F2A">
      <w:pPr>
        <w:rPr>
          <w:b/>
          <w:bCs/>
        </w:rPr>
      </w:pPr>
      <w:r w:rsidRPr="003E6909">
        <w:t>CSV: Comma Separated value</w:t>
      </w:r>
    </w:p>
    <w:p w14:paraId="584C8C45" w14:textId="3893C120" w:rsidR="003E6909" w:rsidRPr="003E6909" w:rsidRDefault="003E6909" w:rsidP="00E73F2A">
      <w:pPr>
        <w:rPr>
          <w:b/>
          <w:bCs/>
        </w:rPr>
      </w:pPr>
      <w:r w:rsidRPr="003E6909">
        <w:t>RDBMS: Relational Data Base Management System</w:t>
      </w:r>
    </w:p>
    <w:p w14:paraId="0BAE2616" w14:textId="77777777" w:rsidR="003E6909" w:rsidRPr="003E6909" w:rsidRDefault="003E6909" w:rsidP="00E73F2A">
      <w:pPr>
        <w:rPr>
          <w:b/>
          <w:bCs/>
        </w:rPr>
      </w:pPr>
      <w:r w:rsidRPr="003E6909">
        <w:t>DB: Data Base</w:t>
      </w:r>
    </w:p>
    <w:p w14:paraId="2FFA3E67" w14:textId="5D213248" w:rsidR="003E6909" w:rsidRPr="003E6909" w:rsidRDefault="003E6909" w:rsidP="00E73F2A">
      <w:pPr>
        <w:rPr>
          <w:b/>
          <w:bCs/>
        </w:rPr>
      </w:pPr>
      <w:r w:rsidRPr="003E6909">
        <w:t>HTTP: Hypertext Transfer Protocol</w:t>
      </w:r>
    </w:p>
    <w:p w14:paraId="2E38C1B2" w14:textId="77777777" w:rsidR="003E6909" w:rsidRPr="003E6909" w:rsidRDefault="003E6909" w:rsidP="00E73F2A">
      <w:pPr>
        <w:rPr>
          <w:b/>
          <w:bCs/>
        </w:rPr>
      </w:pPr>
      <w:r w:rsidRPr="003E6909">
        <w:t>BRTA: Bangladesh Road Transport Authority</w:t>
      </w:r>
    </w:p>
    <w:p w14:paraId="526BA00E" w14:textId="77777777" w:rsidR="003E6909" w:rsidRPr="003E6909" w:rsidRDefault="003E6909" w:rsidP="00E73F2A">
      <w:pPr>
        <w:rPr>
          <w:b/>
          <w:bCs/>
        </w:rPr>
      </w:pPr>
      <w:r w:rsidRPr="003E6909">
        <w:t>L2SW: Layer 2 Switch</w:t>
      </w:r>
    </w:p>
    <w:p w14:paraId="35A62330" w14:textId="5D70E208" w:rsidR="003E6909" w:rsidRPr="003E6909" w:rsidRDefault="003E6909" w:rsidP="00E73F2A">
      <w:pPr>
        <w:rPr>
          <w:b/>
          <w:bCs/>
        </w:rPr>
      </w:pPr>
      <w:r w:rsidRPr="003E6909">
        <w:t>LAN: Local Area Network</w:t>
      </w:r>
    </w:p>
    <w:p w14:paraId="71ED8F54" w14:textId="5C717335" w:rsidR="003E6909" w:rsidRDefault="003E6909" w:rsidP="00E73F2A">
      <w:pPr>
        <w:rPr>
          <w:b/>
          <w:bCs/>
        </w:rPr>
      </w:pPr>
      <w:r w:rsidRPr="003E6909">
        <w:t>IP: Internet Protocol</w:t>
      </w:r>
    </w:p>
    <w:p w14:paraId="275A028A" w14:textId="77777777" w:rsidR="001959F6" w:rsidRPr="001959F6" w:rsidRDefault="001959F6" w:rsidP="00270F1D"/>
    <w:p w14:paraId="23B33721" w14:textId="26E31D73" w:rsidR="0029721D" w:rsidRPr="000A62E1" w:rsidRDefault="0029721D" w:rsidP="004929B6">
      <w:pPr>
        <w:pStyle w:val="Heading1"/>
      </w:pPr>
      <w:bookmarkStart w:id="120" w:name="_Toc155866754"/>
      <w:r w:rsidRPr="000A62E1">
        <w:t>Appendices</w:t>
      </w:r>
      <w:bookmarkEnd w:id="120"/>
    </w:p>
    <w:p w14:paraId="2D56A4F6" w14:textId="77777777" w:rsidR="0029721D" w:rsidRDefault="0029721D" w:rsidP="004929B6">
      <w:pPr>
        <w:pStyle w:val="Heading2"/>
        <w:ind w:left="0" w:firstLine="0"/>
        <w:pPrChange w:id="121" w:author="mahmudul hasan" w:date="2024-01-28T11:33:00Z">
          <w:pPr>
            <w:pStyle w:val="Heading2"/>
          </w:pPr>
        </w:pPrChange>
      </w:pPr>
      <w:bookmarkStart w:id="122" w:name="_Toc155866755"/>
      <w:r w:rsidRPr="000A62E1">
        <w:t>11.1 Supporting Documentation</w:t>
      </w:r>
      <w:bookmarkEnd w:id="122"/>
    </w:p>
    <w:p w14:paraId="151D120B" w14:textId="6A4E8056" w:rsidR="0040470A" w:rsidRPr="0040470A" w:rsidRDefault="0040470A" w:rsidP="00270F1D">
      <w:del w:id="123" w:author="mahmudul hasan" w:date="2024-01-28T11:33:00Z">
        <w:r w:rsidDel="00055FF3">
          <w:tab/>
        </w:r>
      </w:del>
      <w:r>
        <w:t>N/A</w:t>
      </w:r>
    </w:p>
    <w:p w14:paraId="70033F24" w14:textId="77777777" w:rsidR="0029721D" w:rsidRDefault="0029721D" w:rsidP="004929B6">
      <w:pPr>
        <w:pStyle w:val="Heading2"/>
        <w:ind w:left="0" w:firstLine="0"/>
        <w:pPrChange w:id="124" w:author="mahmudul hasan" w:date="2024-01-28T11:33:00Z">
          <w:pPr>
            <w:pStyle w:val="Heading2"/>
          </w:pPr>
        </w:pPrChange>
      </w:pPr>
      <w:bookmarkStart w:id="125" w:name="_Toc155866756"/>
      <w:r w:rsidRPr="000A62E1">
        <w:t>11.2 Additional Information</w:t>
      </w:r>
      <w:bookmarkEnd w:id="125"/>
    </w:p>
    <w:p w14:paraId="32FBB065" w14:textId="17191C61" w:rsidR="0040470A" w:rsidRPr="0040470A" w:rsidRDefault="0040470A" w:rsidP="00270F1D">
      <w:del w:id="126" w:author="mahmudul hasan" w:date="2024-01-28T11:33:00Z">
        <w:r w:rsidDel="00055FF3">
          <w:tab/>
        </w:r>
      </w:del>
      <w:r>
        <w:t>N/A</w:t>
      </w:r>
    </w:p>
    <w:p w14:paraId="0BD00166" w14:textId="77777777" w:rsidR="0029721D" w:rsidRPr="0029721D" w:rsidRDefault="0029721D" w:rsidP="00270F1D"/>
    <w:sectPr w:rsidR="0029721D" w:rsidRPr="0029721D" w:rsidSect="008A319A">
      <w:headerReference w:type="even" r:id="rId21"/>
      <w:headerReference w:type="default" r:id="rId22"/>
      <w:footerReference w:type="even" r:id="rId23"/>
      <w:footerReference w:type="default" r:id="rId24"/>
      <w:headerReference w:type="first" r:id="rId25"/>
      <w:footerReference w:type="first" r:id="rId26"/>
      <w:pgSz w:w="11904" w:h="16836"/>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MIYAKAWA.T" w:date="2024-01-26T12:50:00Z" w:initials="TM">
    <w:p w14:paraId="1CD7E8B9" w14:textId="77777777" w:rsidR="004966B7" w:rsidRDefault="004966B7">
      <w:pPr>
        <w:pStyle w:val="CommentText"/>
      </w:pPr>
      <w:r>
        <w:rPr>
          <w:rStyle w:val="CommentReference"/>
        </w:rPr>
        <w:annotationRef/>
      </w:r>
      <w:r>
        <w:rPr>
          <w:rFonts w:hint="eastAsia"/>
        </w:rPr>
        <w:t>C</w:t>
      </w:r>
      <w:r>
        <w:t>ontents of 3.1 move to 2.5</w:t>
      </w:r>
    </w:p>
    <w:p w14:paraId="4755F5D6" w14:textId="6266C38C" w:rsidR="004966B7" w:rsidRPr="004966B7" w:rsidRDefault="004A6996">
      <w:pPr>
        <w:pStyle w:val="CommentText"/>
      </w:pPr>
      <w:r w:rsidRPr="004A6996">
        <w:t xml:space="preserve">Add a brief description of what the System allows </w:t>
      </w:r>
      <w:r>
        <w:t>System user of RHD</w:t>
      </w:r>
      <w:r w:rsidRPr="004A6996">
        <w:t xml:space="preserve"> to do.</w:t>
      </w:r>
    </w:p>
  </w:comment>
  <w:comment w:id="28" w:author="mahmudul hasan" w:date="2024-01-28T16:03:00Z" w:initials="mh">
    <w:p w14:paraId="56EAC469" w14:textId="1CD0B56E" w:rsidR="008D3D35" w:rsidRDefault="008D3D35">
      <w:pPr>
        <w:pStyle w:val="CommentText"/>
      </w:pPr>
      <w:r>
        <w:rPr>
          <w:rStyle w:val="CommentReference"/>
        </w:rPr>
        <w:annotationRef/>
      </w:r>
      <w:r>
        <w:t>Ok</w:t>
      </w:r>
    </w:p>
  </w:comment>
  <w:comment w:id="29" w:author="MIYAKAWA.T" w:date="2024-01-23T17:29:00Z" w:initials="TM">
    <w:p w14:paraId="0205D605" w14:textId="77777777" w:rsidR="004966B7" w:rsidRDefault="004966B7" w:rsidP="004966B7">
      <w:pPr>
        <w:pStyle w:val="CommentText"/>
      </w:pPr>
      <w:r>
        <w:rPr>
          <w:rStyle w:val="CommentReference"/>
        </w:rPr>
        <w:annotationRef/>
      </w:r>
      <w:r>
        <w:rPr>
          <w:rFonts w:hint="eastAsia"/>
        </w:rPr>
        <w:t>I</w:t>
      </w:r>
      <w:r>
        <w:t>s it HTTPS?</w:t>
      </w:r>
    </w:p>
  </w:comment>
  <w:comment w:id="30" w:author="mahmudul hasan" w:date="2024-01-28T12:14:00Z" w:initials="mh">
    <w:p w14:paraId="15FCA487" w14:textId="07DAC5F6" w:rsidR="007878BB" w:rsidRDefault="007878BB">
      <w:pPr>
        <w:pStyle w:val="CommentText"/>
      </w:pPr>
      <w:r>
        <w:rPr>
          <w:rStyle w:val="CommentReference"/>
        </w:rPr>
        <w:annotationRef/>
      </w:r>
      <w:r>
        <w:t>Yes</w:t>
      </w:r>
    </w:p>
  </w:comment>
  <w:comment w:id="33" w:author="MIYAKAWA.T" w:date="2024-01-26T12:52:00Z" w:initials="TM">
    <w:p w14:paraId="44024241" w14:textId="0829A2B8" w:rsidR="00830B0D" w:rsidRDefault="00830B0D">
      <w:pPr>
        <w:pStyle w:val="CommentText"/>
      </w:pPr>
      <w:r>
        <w:rPr>
          <w:rStyle w:val="CommentReference"/>
        </w:rPr>
        <w:annotationRef/>
      </w:r>
      <w:r>
        <w:rPr>
          <w:rFonts w:hint="eastAsia"/>
        </w:rPr>
        <w:t>C</w:t>
      </w:r>
      <w:r>
        <w:t>ontents 3.2 move to 2.6.</w:t>
      </w:r>
    </w:p>
  </w:comment>
  <w:comment w:id="34" w:author="mahmudul hasan" w:date="2024-01-28T15:46:00Z" w:initials="mh">
    <w:p w14:paraId="6FEC87BA" w14:textId="77777777" w:rsidR="00044099" w:rsidRDefault="00044099">
      <w:pPr>
        <w:pStyle w:val="CommentText"/>
      </w:pPr>
      <w:r>
        <w:rPr>
          <w:rStyle w:val="CommentReference"/>
        </w:rPr>
        <w:annotationRef/>
      </w:r>
      <w:r>
        <w:t>Ok</w:t>
      </w:r>
    </w:p>
    <w:p w14:paraId="719938F2" w14:textId="64DAC549" w:rsidR="00044099" w:rsidRDefault="00044099">
      <w:pPr>
        <w:pStyle w:val="CommentText"/>
      </w:pPr>
    </w:p>
  </w:comment>
  <w:comment w:id="39" w:author="MIYAKAWA.T" w:date="2024-01-26T12:54:00Z" w:initials="TM">
    <w:p w14:paraId="0630B5FF" w14:textId="537BC12B" w:rsidR="00D81A6A" w:rsidRDefault="00D81A6A">
      <w:pPr>
        <w:pStyle w:val="CommentText"/>
      </w:pPr>
      <w:r>
        <w:rPr>
          <w:rStyle w:val="CommentReference"/>
        </w:rPr>
        <w:annotationRef/>
      </w:r>
      <w:r w:rsidR="007D4557">
        <w:rPr>
          <w:rFonts w:hint="eastAsia"/>
        </w:rPr>
        <w:t>P</w:t>
      </w:r>
      <w:r w:rsidR="007D4557">
        <w:t>lease add Use case diagram. It is better to understand for system to RHD side.</w:t>
      </w:r>
    </w:p>
  </w:comment>
  <w:comment w:id="40" w:author="mahmudul hasan" w:date="2024-01-28T15:43:00Z" w:initials="mh">
    <w:p w14:paraId="3558400C" w14:textId="015239D0" w:rsidR="00794820" w:rsidRDefault="00794820">
      <w:pPr>
        <w:pStyle w:val="CommentText"/>
      </w:pPr>
      <w:r>
        <w:rPr>
          <w:rStyle w:val="CommentReference"/>
        </w:rPr>
        <w:annotationRef/>
      </w:r>
      <w:r>
        <w:t>Ok</w:t>
      </w:r>
    </w:p>
  </w:comment>
  <w:comment w:id="46" w:author="MIYAKAWA.T" w:date="2024-01-26T12:56:00Z" w:initials="TM">
    <w:p w14:paraId="2D52BB42" w14:textId="77777777" w:rsidR="007D4557" w:rsidRDefault="007D4557">
      <w:pPr>
        <w:pStyle w:val="CommentText"/>
      </w:pPr>
      <w:r>
        <w:rPr>
          <w:rStyle w:val="CommentReference"/>
        </w:rPr>
        <w:annotationRef/>
      </w:r>
      <w:r>
        <w:rPr>
          <w:rFonts w:hint="eastAsia"/>
        </w:rPr>
        <w:t>T</w:t>
      </w:r>
      <w:r>
        <w:t xml:space="preserve">itle change to “System function list”. Add system function list. </w:t>
      </w:r>
    </w:p>
    <w:p w14:paraId="03B53145" w14:textId="436ABCA6" w:rsidR="007D4557" w:rsidRDefault="007D4557">
      <w:pPr>
        <w:pStyle w:val="CommentText"/>
      </w:pPr>
    </w:p>
  </w:comment>
  <w:comment w:id="75" w:author="MIYAKAWA.T" w:date="2024-01-26T13:04:00Z" w:initials="TM">
    <w:p w14:paraId="5905F866" w14:textId="77777777" w:rsidR="0012366F" w:rsidRDefault="0012366F" w:rsidP="0012366F">
      <w:pPr>
        <w:pStyle w:val="CommentText"/>
      </w:pPr>
      <w:r>
        <w:rPr>
          <w:rStyle w:val="CommentReference"/>
        </w:rPr>
        <w:annotationRef/>
      </w:r>
      <w:r>
        <w:rPr>
          <w:rFonts w:hint="eastAsia"/>
        </w:rPr>
        <w:t>M</w:t>
      </w:r>
      <w:r>
        <w:t>ove to Non-functional requirement</w:t>
      </w:r>
    </w:p>
  </w:comment>
  <w:comment w:id="76" w:author="mahmudul hasan" w:date="2024-01-28T12:56:00Z" w:initials="mh">
    <w:p w14:paraId="55174622" w14:textId="77777777" w:rsidR="0012366F" w:rsidRDefault="0012366F" w:rsidP="0012366F">
      <w:pPr>
        <w:pStyle w:val="CommentText"/>
      </w:pPr>
      <w:r>
        <w:rPr>
          <w:rStyle w:val="CommentReference"/>
        </w:rPr>
        <w:annotationRef/>
      </w:r>
      <w:r>
        <w:t>Ok</w:t>
      </w:r>
    </w:p>
  </w:comment>
  <w:comment w:id="78" w:author="MIYAKAWA.T" w:date="2024-01-26T13:05:00Z" w:initials="TM">
    <w:p w14:paraId="6B2E49F5" w14:textId="77777777" w:rsidR="0012366F" w:rsidRDefault="0012366F" w:rsidP="0012366F">
      <w:pPr>
        <w:pStyle w:val="CommentText"/>
      </w:pPr>
      <w:r>
        <w:rPr>
          <w:rStyle w:val="CommentReference"/>
        </w:rPr>
        <w:annotationRef/>
      </w:r>
      <w:r>
        <w:rPr>
          <w:rFonts w:hint="eastAsia"/>
        </w:rPr>
        <w:t>M</w:t>
      </w:r>
      <w:r>
        <w:t>ove to Non-functional requirement</w:t>
      </w:r>
    </w:p>
  </w:comment>
  <w:comment w:id="79" w:author="mahmudul hasan" w:date="2024-01-28T13:01:00Z" w:initials="mh">
    <w:p w14:paraId="69D81C49" w14:textId="77777777" w:rsidR="0012366F" w:rsidRDefault="0012366F" w:rsidP="0012366F">
      <w:pPr>
        <w:pStyle w:val="CommentText"/>
      </w:pPr>
      <w:r>
        <w:rPr>
          <w:rStyle w:val="CommentReference"/>
        </w:rPr>
        <w:annotationRef/>
      </w:r>
      <w:r>
        <w:t>Ok</w:t>
      </w:r>
    </w:p>
  </w:comment>
  <w:comment w:id="81" w:author="MIYAKAWA.T" w:date="2024-01-26T13:06:00Z" w:initials="TM">
    <w:p w14:paraId="3D881EFA" w14:textId="77777777" w:rsidR="0012366F" w:rsidRDefault="0012366F" w:rsidP="0012366F">
      <w:pPr>
        <w:pStyle w:val="CommentText"/>
      </w:pPr>
      <w:r>
        <w:rPr>
          <w:rStyle w:val="CommentReference"/>
        </w:rPr>
        <w:annotationRef/>
      </w:r>
      <w:r>
        <w:rPr>
          <w:rFonts w:hint="eastAsia"/>
        </w:rPr>
        <w:t>M</w:t>
      </w:r>
      <w:r>
        <w:t>ove to Non-functional requirement</w:t>
      </w:r>
    </w:p>
  </w:comment>
  <w:comment w:id="82" w:author="mahmudul hasan" w:date="2024-01-28T13:02:00Z" w:initials="mh">
    <w:p w14:paraId="2A1935B0" w14:textId="77777777" w:rsidR="0012366F" w:rsidRDefault="0012366F" w:rsidP="0012366F">
      <w:pPr>
        <w:pStyle w:val="CommentText"/>
      </w:pPr>
      <w:r>
        <w:rPr>
          <w:rStyle w:val="CommentReference"/>
        </w:rPr>
        <w:annotationRef/>
      </w:r>
      <w:r>
        <w:t>Ok</w:t>
      </w:r>
    </w:p>
  </w:comment>
  <w:comment w:id="88" w:author="MIYAKAWA.T" w:date="2024-01-23T17:30:00Z" w:initials="TM">
    <w:p w14:paraId="0A72D958" w14:textId="7308BC57" w:rsidR="00E4570E" w:rsidRDefault="00E4570E">
      <w:pPr>
        <w:pStyle w:val="CommentText"/>
      </w:pPr>
      <w:r>
        <w:rPr>
          <w:rStyle w:val="CommentReference"/>
        </w:rPr>
        <w:annotationRef/>
      </w:r>
    </w:p>
  </w:comment>
  <w:comment w:id="89" w:author="MIYAKAWA.T" w:date="2024-01-23T17:32:00Z" w:initials="TM">
    <w:p w14:paraId="18A6EA02" w14:textId="5E8BBC92" w:rsidR="00670EDB" w:rsidRDefault="00670EDB">
      <w:pPr>
        <w:pStyle w:val="CommentText"/>
      </w:pPr>
      <w:r>
        <w:rPr>
          <w:rStyle w:val="CommentReference"/>
        </w:rPr>
        <w:annotationRef/>
      </w:r>
      <w:r>
        <w:rPr>
          <w:rFonts w:hint="eastAsia"/>
        </w:rPr>
        <w:t>W</w:t>
      </w:r>
      <w:r>
        <w:t xml:space="preserve">hat is the meaning of “The project”? Is it each plan of </w:t>
      </w:r>
      <w:r w:rsidR="000C663A">
        <w:t>each work items like system update or something?</w:t>
      </w:r>
    </w:p>
  </w:comment>
  <w:comment w:id="90" w:author="MIYAKAWA.T" w:date="2024-01-23T17:34:00Z" w:initials="TM">
    <w:p w14:paraId="31CE0DB3" w14:textId="430CE4DF" w:rsidR="004B0249" w:rsidRDefault="004B0249">
      <w:pPr>
        <w:pStyle w:val="CommentText"/>
      </w:pPr>
      <w:r>
        <w:rPr>
          <w:rStyle w:val="CommentReference"/>
        </w:rPr>
        <w:annotationRef/>
      </w:r>
      <w:r w:rsidR="00112DCC">
        <w:t xml:space="preserve">(For </w:t>
      </w:r>
      <w:proofErr w:type="spellStart"/>
      <w:r w:rsidR="00112DCC">
        <w:t>mushfiq</w:t>
      </w:r>
      <w:proofErr w:type="spellEnd"/>
      <w:r w:rsidR="00112DCC">
        <w:t xml:space="preserve"> </w:t>
      </w:r>
      <w:proofErr w:type="spellStart"/>
      <w:r w:rsidR="00112DCC">
        <w:t>san</w:t>
      </w:r>
      <w:proofErr w:type="spellEnd"/>
      <w:r w:rsidR="00112DCC">
        <w:t xml:space="preserve">) </w:t>
      </w:r>
      <w:r>
        <w:t xml:space="preserve">This system will be </w:t>
      </w:r>
      <w:r w:rsidR="003D5302">
        <w:t xml:space="preserve">managed by RHD technical service wing. </w:t>
      </w:r>
      <w:r w:rsidR="00112DCC">
        <w:t>Which party is development team in RHD?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5F5D6" w15:done="1"/>
  <w15:commentEx w15:paraId="56EAC469" w15:paraIdParent="4755F5D6" w15:done="1"/>
  <w15:commentEx w15:paraId="0205D605" w15:done="1"/>
  <w15:commentEx w15:paraId="15FCA487" w15:paraIdParent="0205D605" w15:done="1"/>
  <w15:commentEx w15:paraId="44024241" w15:done="1"/>
  <w15:commentEx w15:paraId="719938F2" w15:paraIdParent="44024241" w15:done="1"/>
  <w15:commentEx w15:paraId="0630B5FF" w15:done="1"/>
  <w15:commentEx w15:paraId="3558400C" w15:paraIdParent="0630B5FF" w15:done="1"/>
  <w15:commentEx w15:paraId="03B53145" w15:done="0"/>
  <w15:commentEx w15:paraId="5905F866" w15:done="1"/>
  <w15:commentEx w15:paraId="55174622" w15:paraIdParent="5905F866" w15:done="1"/>
  <w15:commentEx w15:paraId="6B2E49F5" w15:done="1"/>
  <w15:commentEx w15:paraId="69D81C49" w15:paraIdParent="6B2E49F5" w15:done="1"/>
  <w15:commentEx w15:paraId="3D881EFA" w15:done="1"/>
  <w15:commentEx w15:paraId="2A1935B0" w15:paraIdParent="3D881EFA" w15:done="1"/>
  <w15:commentEx w15:paraId="0A72D958" w15:done="0"/>
  <w15:commentEx w15:paraId="18A6EA02" w15:done="0"/>
  <w15:commentEx w15:paraId="31CE0D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449CCA" w16cex:dateUtc="2024-01-26T06:50:00Z"/>
  <w16cex:commentExtensible w16cex:durableId="03035EE8" w16cex:dateUtc="2024-01-28T10:03:00Z"/>
  <w16cex:commentExtensible w16cex:durableId="3DBBAB4D" w16cex:dateUtc="2024-01-23T08:29:00Z"/>
  <w16cex:commentExtensible w16cex:durableId="65116328" w16cex:dateUtc="2024-01-28T06:14:00Z"/>
  <w16cex:commentExtensible w16cex:durableId="667C11E8" w16cex:dateUtc="2024-01-26T06:52:00Z"/>
  <w16cex:commentExtensible w16cex:durableId="31F1E698" w16cex:dateUtc="2024-01-28T09:46:00Z"/>
  <w16cex:commentExtensible w16cex:durableId="02D393C4" w16cex:dateUtc="2024-01-26T06:54:00Z"/>
  <w16cex:commentExtensible w16cex:durableId="5854C978" w16cex:dateUtc="2024-01-28T09:43:00Z"/>
  <w16cex:commentExtensible w16cex:durableId="5AE05001" w16cex:dateUtc="2024-01-26T06:56:00Z"/>
  <w16cex:commentExtensible w16cex:durableId="32A01646" w16cex:dateUtc="2024-01-26T07:04:00Z"/>
  <w16cex:commentExtensible w16cex:durableId="50B048DB" w16cex:dateUtc="2024-01-28T06:56:00Z"/>
  <w16cex:commentExtensible w16cex:durableId="619533D9" w16cex:dateUtc="2024-01-26T07:05:00Z"/>
  <w16cex:commentExtensible w16cex:durableId="48CBE0EA" w16cex:dateUtc="2024-01-28T07:01:00Z"/>
  <w16cex:commentExtensible w16cex:durableId="42A2077A" w16cex:dateUtc="2024-01-26T07:06:00Z"/>
  <w16cex:commentExtensible w16cex:durableId="577A20FE" w16cex:dateUtc="2024-01-28T07:02:00Z"/>
  <w16cex:commentExtensible w16cex:durableId="6B1009B7" w16cex:dateUtc="2024-01-23T08:30:00Z"/>
  <w16cex:commentExtensible w16cex:durableId="1EE4C88D" w16cex:dateUtc="2024-01-23T08:32:00Z"/>
  <w16cex:commentExtensible w16cex:durableId="09075F84" w16cex:dateUtc="2024-01-23T0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5F5D6" w16cid:durableId="5D449CCA"/>
  <w16cid:commentId w16cid:paraId="56EAC469" w16cid:durableId="03035EE8"/>
  <w16cid:commentId w16cid:paraId="0205D605" w16cid:durableId="3DBBAB4D"/>
  <w16cid:commentId w16cid:paraId="15FCA487" w16cid:durableId="65116328"/>
  <w16cid:commentId w16cid:paraId="44024241" w16cid:durableId="667C11E8"/>
  <w16cid:commentId w16cid:paraId="719938F2" w16cid:durableId="31F1E698"/>
  <w16cid:commentId w16cid:paraId="0630B5FF" w16cid:durableId="02D393C4"/>
  <w16cid:commentId w16cid:paraId="3558400C" w16cid:durableId="5854C978"/>
  <w16cid:commentId w16cid:paraId="03B53145" w16cid:durableId="5AE05001"/>
  <w16cid:commentId w16cid:paraId="5905F866" w16cid:durableId="32A01646"/>
  <w16cid:commentId w16cid:paraId="55174622" w16cid:durableId="50B048DB"/>
  <w16cid:commentId w16cid:paraId="6B2E49F5" w16cid:durableId="619533D9"/>
  <w16cid:commentId w16cid:paraId="69D81C49" w16cid:durableId="48CBE0EA"/>
  <w16cid:commentId w16cid:paraId="3D881EFA" w16cid:durableId="42A2077A"/>
  <w16cid:commentId w16cid:paraId="2A1935B0" w16cid:durableId="577A20FE"/>
  <w16cid:commentId w16cid:paraId="0A72D958" w16cid:durableId="6B1009B7"/>
  <w16cid:commentId w16cid:paraId="18A6EA02" w16cid:durableId="1EE4C88D"/>
  <w16cid:commentId w16cid:paraId="31CE0DB3" w16cid:durableId="09075F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C5944" w14:textId="77777777" w:rsidR="008A319A" w:rsidRDefault="008A319A" w:rsidP="00270F1D">
      <w:r>
        <w:separator/>
      </w:r>
    </w:p>
  </w:endnote>
  <w:endnote w:type="continuationSeparator" w:id="0">
    <w:p w14:paraId="5769B1E8" w14:textId="77777777" w:rsidR="008A319A" w:rsidRDefault="008A319A" w:rsidP="00270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2"/>
    <w:family w:val="auto"/>
    <w:pitch w:val="default"/>
  </w:font>
  <w:font w:name="DejaVu Sans">
    <w:charset w:val="00"/>
    <w:family w:val="swiss"/>
    <w:pitch w:val="variable"/>
  </w:font>
  <w:font w:name="Lohit Hindi">
    <w:altName w:val="MS Gothic"/>
    <w:charset w:val="80"/>
    <w:family w:val="auto"/>
    <w:pitch w:val="variable"/>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auto"/>
    <w:pitch w:val="variable"/>
    <w:sig w:usb0="E00002FF" w:usb1="5000205A"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yumin">
    <w:altName w:val="MS Mincho"/>
    <w:charset w:val="80"/>
    <w:family w:val="roman"/>
    <w:pitch w:val="default"/>
    <w:sig w:usb0="00002A87" w:usb1="08070000" w:usb2="00000010" w:usb3="00000000" w:csb0="000201FF" w:csb1="00000000"/>
  </w:font>
  <w:font w:name="Century">
    <w:panose1 w:val="02040604050505020304"/>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2458"/>
      <w:gridCol w:w="6423"/>
    </w:tblGrid>
    <w:tr w:rsidR="004343F5" w14:paraId="5CC670A6" w14:textId="77777777">
      <w:trPr>
        <w:trHeight w:val="444"/>
      </w:trPr>
      <w:tc>
        <w:tcPr>
          <w:tcW w:w="8881" w:type="dxa"/>
          <w:gridSpan w:val="2"/>
          <w:shd w:val="clear" w:color="auto" w:fill="auto"/>
          <w:vAlign w:val="bottom"/>
        </w:tcPr>
        <w:p w14:paraId="27BB700D" w14:textId="77777777" w:rsidR="004343F5" w:rsidRDefault="004343F5" w:rsidP="00270F1D">
          <w:pPr>
            <w:pStyle w:val="Header"/>
          </w:pPr>
          <w:r>
            <w:rPr>
              <w:noProof/>
              <w:lang w:eastAsia="en-US"/>
            </w:rPr>
            <w:drawing>
              <wp:inline distT="0" distB="0" distL="0" distR="0" wp14:anchorId="131B4479" wp14:editId="181E95E0">
                <wp:extent cx="2760980" cy="186690"/>
                <wp:effectExtent l="0" t="0" r="0" b="0"/>
                <wp:docPr id="966312608" name="Picture 966312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0980" cy="186690"/>
                        </a:xfrm>
                        <a:prstGeom prst="rect">
                          <a:avLst/>
                        </a:prstGeom>
                        <a:solidFill>
                          <a:srgbClr val="FFFFFF"/>
                        </a:solidFill>
                        <a:ln>
                          <a:noFill/>
                        </a:ln>
                      </pic:spPr>
                    </pic:pic>
                  </a:graphicData>
                </a:graphic>
              </wp:inline>
            </w:drawing>
          </w:r>
        </w:p>
      </w:tc>
    </w:tr>
    <w:tr w:rsidR="004343F5" w14:paraId="46F65810" w14:textId="77777777" w:rsidTr="002330C8">
      <w:trPr>
        <w:trHeight w:val="543"/>
      </w:trPr>
      <w:tc>
        <w:tcPr>
          <w:tcW w:w="2458" w:type="dxa"/>
          <w:shd w:val="clear" w:color="auto" w:fill="7F7F7F" w:themeFill="text1" w:themeFillTint="80"/>
          <w:vAlign w:val="center"/>
        </w:tcPr>
        <w:p w14:paraId="43DC668C" w14:textId="37ABA12B" w:rsidR="004343F5" w:rsidRDefault="002330C8" w:rsidP="00366F6F">
          <w:pPr>
            <w:pStyle w:val="Header"/>
            <w:spacing w:after="0"/>
            <w:rPr>
              <w:rFonts w:ascii="Verdana" w:hAnsi="Verdana" w:cs="Verdana"/>
              <w:sz w:val="16"/>
              <w:szCs w:val="16"/>
            </w:rPr>
          </w:pPr>
          <w:r>
            <w:rPr>
              <w:noProof/>
            </w:rPr>
            <w:drawing>
              <wp:inline distT="0" distB="0" distL="0" distR="0" wp14:anchorId="7C28C8A8" wp14:editId="55083A26">
                <wp:extent cx="1423670" cy="469900"/>
                <wp:effectExtent l="0" t="0" r="5080" b="6350"/>
                <wp:docPr id="44513612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3670" cy="469900"/>
                        </a:xfrm>
                        <a:prstGeom prst="rect">
                          <a:avLst/>
                        </a:prstGeom>
                        <a:noFill/>
                        <a:ln>
                          <a:noFill/>
                        </a:ln>
                      </pic:spPr>
                    </pic:pic>
                  </a:graphicData>
                </a:graphic>
              </wp:inline>
            </w:drawing>
          </w:r>
        </w:p>
      </w:tc>
      <w:tc>
        <w:tcPr>
          <w:tcW w:w="6423" w:type="dxa"/>
          <w:shd w:val="clear" w:color="auto" w:fill="C0C0C0"/>
          <w:vAlign w:val="center"/>
        </w:tcPr>
        <w:p w14:paraId="7956E551" w14:textId="77777777" w:rsidR="004343F5" w:rsidRPr="00366F6F" w:rsidRDefault="004343F5" w:rsidP="00366F6F">
          <w:pPr>
            <w:pStyle w:val="Header"/>
            <w:spacing w:after="0"/>
            <w:rPr>
              <w:sz w:val="18"/>
              <w:szCs w:val="18"/>
            </w:rPr>
          </w:pPr>
          <w:r w:rsidRPr="00366F6F">
            <w:rPr>
              <w:sz w:val="18"/>
              <w:szCs w:val="18"/>
            </w:rPr>
            <w:t>Software Developer &amp; Consultant</w:t>
          </w:r>
        </w:p>
        <w:p w14:paraId="15A85A2D" w14:textId="77777777" w:rsidR="004343F5" w:rsidRPr="00366F6F" w:rsidRDefault="004343F5" w:rsidP="00366F6F">
          <w:pPr>
            <w:pStyle w:val="Header"/>
            <w:spacing w:after="0"/>
            <w:rPr>
              <w:sz w:val="18"/>
              <w:szCs w:val="18"/>
            </w:rPr>
          </w:pPr>
          <w:proofErr w:type="spellStart"/>
          <w:r w:rsidRPr="00366F6F">
            <w:rPr>
              <w:sz w:val="18"/>
              <w:szCs w:val="18"/>
            </w:rPr>
            <w:t>Rupayan</w:t>
          </w:r>
          <w:proofErr w:type="spellEnd"/>
          <w:r w:rsidRPr="00366F6F">
            <w:rPr>
              <w:sz w:val="18"/>
              <w:szCs w:val="18"/>
            </w:rPr>
            <w:t xml:space="preserve"> Shelford (20th Floor), 23/6, Mirpur Road, Shyamoli, Dhaka-1207, Bangladesh. Phone: 880-2-9110136, 880-2-9110169, +8809609667788</w:t>
          </w:r>
        </w:p>
        <w:p w14:paraId="76982CA9" w14:textId="550B3B31" w:rsidR="004343F5" w:rsidRPr="00366F6F" w:rsidRDefault="004343F5" w:rsidP="00366F6F">
          <w:pPr>
            <w:pStyle w:val="Header"/>
            <w:spacing w:after="0"/>
            <w:rPr>
              <w:sz w:val="18"/>
              <w:szCs w:val="18"/>
            </w:rPr>
          </w:pPr>
          <w:r w:rsidRPr="00366F6F">
            <w:rPr>
              <w:rFonts w:cs="Verdana"/>
              <w:b/>
              <w:bCs/>
              <w:sz w:val="18"/>
              <w:szCs w:val="18"/>
            </w:rPr>
            <w:t>E-mail:</w:t>
          </w:r>
          <w:r w:rsidRPr="00366F6F">
            <w:rPr>
              <w:rFonts w:cs="Verdana"/>
              <w:sz w:val="18"/>
              <w:szCs w:val="18"/>
            </w:rPr>
            <w:t xml:space="preserve"> </w:t>
          </w:r>
          <w:proofErr w:type="gramStart"/>
          <w:r w:rsidRPr="00366F6F">
            <w:rPr>
              <w:sz w:val="18"/>
              <w:szCs w:val="18"/>
            </w:rPr>
            <w:t>info@datasoft-bd.com</w:t>
          </w:r>
          <w:r w:rsidRPr="00366F6F">
            <w:rPr>
              <w:rFonts w:cs="Verdana"/>
              <w:sz w:val="18"/>
              <w:szCs w:val="18"/>
            </w:rPr>
            <w:t xml:space="preserve">  </w:t>
          </w:r>
          <w:r w:rsidRPr="00366F6F">
            <w:rPr>
              <w:rFonts w:cs="Verdana"/>
              <w:b/>
              <w:bCs/>
              <w:sz w:val="18"/>
              <w:szCs w:val="18"/>
            </w:rPr>
            <w:t>URL</w:t>
          </w:r>
          <w:proofErr w:type="gramEnd"/>
          <w:r w:rsidRPr="00366F6F">
            <w:rPr>
              <w:rFonts w:cs="Verdana"/>
              <w:b/>
              <w:bCs/>
              <w:sz w:val="18"/>
              <w:szCs w:val="18"/>
            </w:rPr>
            <w:t xml:space="preserve">: </w:t>
          </w:r>
          <w:r w:rsidRPr="00366F6F">
            <w:rPr>
              <w:sz w:val="18"/>
              <w:szCs w:val="18"/>
            </w:rPr>
            <w:t>www.datasoft-bd.com</w:t>
          </w:r>
        </w:p>
      </w:tc>
    </w:tr>
  </w:tbl>
  <w:p w14:paraId="739D43A3" w14:textId="77777777" w:rsidR="004343F5" w:rsidRDefault="004343F5" w:rsidP="00270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8F6F" w14:textId="77777777" w:rsidR="004343F5" w:rsidRDefault="004343F5" w:rsidP="00270F1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16404"/>
      <w:docPartObj>
        <w:docPartGallery w:val="Page Numbers (Bottom of Page)"/>
        <w:docPartUnique/>
      </w:docPartObj>
    </w:sdtPr>
    <w:sdtContent>
      <w:sdt>
        <w:sdtPr>
          <w:id w:val="-1769616900"/>
          <w:docPartObj>
            <w:docPartGallery w:val="Page Numbers (Top of Page)"/>
            <w:docPartUnique/>
          </w:docPartObj>
        </w:sdtPr>
        <w:sdtContent>
          <w:p w14:paraId="64F51118" w14:textId="28C70C05" w:rsidR="0061458D" w:rsidRDefault="0061458D" w:rsidP="00A501BE">
            <w:pPr>
              <w:pStyle w:val="Footer"/>
              <w:pBdr>
                <w:top w:val="single" w:sz="8" w:space="1" w:color="auto"/>
              </w:pBdr>
              <w:jc w:val="right"/>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fldSimple w:instr=" NUMPAGES  ">
              <w:r>
                <w:rPr>
                  <w:noProof/>
                </w:rPr>
                <w:t>2</w:t>
              </w:r>
            </w:fldSimple>
          </w:p>
        </w:sdtContent>
      </w:sdt>
    </w:sdtContent>
  </w:sdt>
  <w:p w14:paraId="28FED7E3" w14:textId="77777777" w:rsidR="004343F5" w:rsidRDefault="004343F5" w:rsidP="00270F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E8AD8" w14:textId="77777777" w:rsidR="004343F5" w:rsidRDefault="004343F5" w:rsidP="00270F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30F24" w14:textId="77777777" w:rsidR="008A319A" w:rsidRDefault="008A319A" w:rsidP="00270F1D">
      <w:r>
        <w:separator/>
      </w:r>
    </w:p>
  </w:footnote>
  <w:footnote w:type="continuationSeparator" w:id="0">
    <w:p w14:paraId="5E4B615E" w14:textId="77777777" w:rsidR="008A319A" w:rsidRDefault="008A319A" w:rsidP="00270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B8A6" w14:textId="77777777" w:rsidR="004343F5" w:rsidRDefault="004343F5" w:rsidP="00270F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D8BD" w14:textId="4E258895" w:rsidR="003E64EF" w:rsidRPr="003E64EF" w:rsidRDefault="003E64EF" w:rsidP="004369F7">
    <w:pPr>
      <w:pStyle w:val="Header"/>
      <w:pBdr>
        <w:bottom w:val="single" w:sz="18" w:space="1" w:color="auto"/>
      </w:pBdr>
      <w:tabs>
        <w:tab w:val="clear" w:pos="8640"/>
        <w:tab w:val="right" w:pos="9720"/>
      </w:tabs>
      <w:rPr>
        <w:sz w:val="20"/>
        <w:szCs w:val="18"/>
      </w:rPr>
    </w:pPr>
    <w:r w:rsidRPr="003E64EF">
      <w:t>Requirement Specification Development</w:t>
    </w:r>
    <w:r>
      <w:tab/>
    </w:r>
    <w:r w:rsidR="00C46472">
      <w:tab/>
    </w:r>
    <w:r>
      <w:rPr>
        <w:sz w:val="20"/>
        <w:szCs w:val="18"/>
      </w:rPr>
      <w:t>Axle Load Database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0993" w14:textId="77777777" w:rsidR="004343F5" w:rsidRDefault="004343F5" w:rsidP="00270F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Chapter %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1" w15:restartNumberingAfterBreak="0">
    <w:nsid w:val="00000003"/>
    <w:multiLevelType w:val="multilevel"/>
    <w:tmpl w:val="00000003"/>
    <w:name w:val="WW8Num3"/>
    <w:lvl w:ilvl="0">
      <w:start w:val="5"/>
      <w:numFmt w:val="decimal"/>
      <w:pStyle w:val="Style3"/>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4.%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2" w15:restartNumberingAfterBreak="0">
    <w:nsid w:val="00000004"/>
    <w:multiLevelType w:val="multilevel"/>
    <w:tmpl w:val="00000004"/>
    <w:name w:val="WW8Num13"/>
    <w:lvl w:ilvl="0">
      <w:start w:val="1"/>
      <w:numFmt w:val="decimal"/>
      <w:suff w:val="space"/>
      <w:lvlText w:val="%1."/>
      <w:lvlJc w:val="left"/>
      <w:pPr>
        <w:tabs>
          <w:tab w:val="num" w:pos="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suff w:val="nothing"/>
      <w:lvlText w:val="%1.%2.%3.%4.%5."/>
      <w:lvlJc w:val="left"/>
      <w:pPr>
        <w:tabs>
          <w:tab w:val="num" w:pos="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5"/>
    <w:multiLevelType w:val="multilevel"/>
    <w:tmpl w:val="00000005"/>
    <w:name w:val="WWNum5"/>
    <w:lvl w:ilvl="0">
      <w:start w:val="1"/>
      <w:numFmt w:val="lowerLetter"/>
      <w:lvlText w:val="%1. "/>
      <w:lvlJc w:val="left"/>
      <w:pPr>
        <w:tabs>
          <w:tab w:val="num" w:pos="0"/>
        </w:tabs>
        <w:ind w:left="7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Num6"/>
    <w:lvl w:ilvl="0">
      <w:start w:val="1"/>
      <w:numFmt w:val="bullet"/>
      <w:lvlText w:val="・"/>
      <w:lvlJc w:val="left"/>
      <w:pPr>
        <w:tabs>
          <w:tab w:val="num" w:pos="0"/>
        </w:tabs>
        <w:ind w:left="780" w:hanging="360"/>
      </w:pPr>
      <w:rPr>
        <w:rFonts w:ascii="MS Mincho" w:hAnsi="MS Mincho"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Num7"/>
    <w:lvl w:ilvl="0">
      <w:start w:val="1"/>
      <w:numFmt w:val="lowerLetter"/>
      <w:lvlText w:val="%1. "/>
      <w:lvlJc w:val="left"/>
      <w:pPr>
        <w:tabs>
          <w:tab w:val="num" w:pos="0"/>
        </w:tabs>
        <w:ind w:left="1785" w:hanging="4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Num8"/>
    <w:lvl w:ilvl="0">
      <w:start w:val="1"/>
      <w:numFmt w:val="bullet"/>
      <w:lvlText w:val="※"/>
      <w:lvlJc w:val="left"/>
      <w:pPr>
        <w:tabs>
          <w:tab w:val="num" w:pos="0"/>
        </w:tabs>
        <w:ind w:left="1210" w:hanging="360"/>
      </w:pPr>
      <w:rPr>
        <w:rFonts w:ascii="MS Mincho" w:hAnsi="MS Mincho" w:cs="Times New Roman"/>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name w:val="WWNum9"/>
    <w:lvl w:ilvl="0">
      <w:start w:val="1"/>
      <w:numFmt w:val="decimal"/>
      <w:lvlText w:val="(%1)"/>
      <w:lvlJc w:val="left"/>
      <w:pPr>
        <w:tabs>
          <w:tab w:val="num" w:pos="0"/>
        </w:tabs>
        <w:ind w:left="7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multilevel"/>
    <w:tmpl w:val="0000000A"/>
    <w:name w:val="WWNum10"/>
    <w:lvl w:ilvl="0">
      <w:start w:val="1"/>
      <w:numFmt w:val="lowerLetter"/>
      <w:lvlText w:val="%1."/>
      <w:lvlJc w:val="left"/>
      <w:pPr>
        <w:tabs>
          <w:tab w:val="num" w:pos="0"/>
        </w:tabs>
        <w:ind w:left="12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B"/>
    <w:multiLevelType w:val="multilevel"/>
    <w:tmpl w:val="0000000B"/>
    <w:name w:val="WWNum11"/>
    <w:lvl w:ilvl="0">
      <w:start w:val="1"/>
      <w:numFmt w:val="decimal"/>
      <w:lvlText w:val="(%1)"/>
      <w:lvlJc w:val="left"/>
      <w:pPr>
        <w:tabs>
          <w:tab w:val="num" w:pos="0"/>
        </w:tabs>
        <w:ind w:left="780" w:hanging="360"/>
      </w:pPr>
    </w:lvl>
    <w:lvl w:ilvl="1">
      <w:start w:val="1"/>
      <w:numFmt w:val="lowerLetter"/>
      <w:lvlText w:val="%2."/>
      <w:lvlJc w:val="left"/>
      <w:pPr>
        <w:tabs>
          <w:tab w:val="num" w:pos="0"/>
        </w:tabs>
        <w:ind w:left="1200" w:hanging="360"/>
      </w:pPr>
    </w:lvl>
    <w:lvl w:ilvl="2">
      <w:start w:val="1"/>
      <w:numFmt w:val="bullet"/>
      <w:lvlText w:val=""/>
      <w:lvlJc w:val="left"/>
      <w:pPr>
        <w:tabs>
          <w:tab w:val="num" w:pos="0"/>
        </w:tabs>
        <w:ind w:left="1680" w:hanging="420"/>
      </w:pPr>
      <w:rPr>
        <w:rFonts w:ascii="Wingdings" w:hAnsi="Wingdings" w:cs="Wingdings"/>
      </w:rPr>
    </w:lvl>
    <w:lvl w:ilvl="3">
      <w:start w:val="1"/>
      <w:numFmt w:val="bullet"/>
      <w:lvlText w:val=""/>
      <w:lvlJc w:val="left"/>
      <w:pPr>
        <w:tabs>
          <w:tab w:val="num" w:pos="0"/>
        </w:tabs>
        <w:ind w:left="2100" w:hanging="420"/>
      </w:pPr>
      <w:rPr>
        <w:rFonts w:ascii="Wingdings" w:hAnsi="Wingdings" w:cs="Wingdings"/>
      </w:rPr>
    </w:lvl>
    <w:lvl w:ilvl="4">
      <w:start w:val="1"/>
      <w:numFmt w:val="bullet"/>
      <w:lvlText w:val=""/>
      <w:lvlJc w:val="left"/>
      <w:pPr>
        <w:tabs>
          <w:tab w:val="num" w:pos="0"/>
        </w:tabs>
        <w:ind w:left="2520" w:hanging="420"/>
      </w:pPr>
      <w:rPr>
        <w:rFonts w:ascii="Wingdings" w:hAnsi="Wingdings" w:cs="Wingdings"/>
      </w:rPr>
    </w:lvl>
    <w:lvl w:ilvl="5">
      <w:start w:val="1"/>
      <w:numFmt w:val="bullet"/>
      <w:lvlText w:val=""/>
      <w:lvlJc w:val="left"/>
      <w:pPr>
        <w:tabs>
          <w:tab w:val="num" w:pos="0"/>
        </w:tabs>
        <w:ind w:left="2940" w:hanging="420"/>
      </w:pPr>
      <w:rPr>
        <w:rFonts w:ascii="Wingdings" w:hAnsi="Wingdings" w:cs="Wingdings"/>
      </w:rPr>
    </w:lvl>
    <w:lvl w:ilvl="6">
      <w:start w:val="1"/>
      <w:numFmt w:val="bullet"/>
      <w:lvlText w:val=""/>
      <w:lvlJc w:val="left"/>
      <w:pPr>
        <w:tabs>
          <w:tab w:val="num" w:pos="0"/>
        </w:tabs>
        <w:ind w:left="3360" w:hanging="420"/>
      </w:pPr>
      <w:rPr>
        <w:rFonts w:ascii="Wingdings" w:hAnsi="Wingdings" w:cs="Wingdings"/>
      </w:rPr>
    </w:lvl>
    <w:lvl w:ilvl="7">
      <w:start w:val="1"/>
      <w:numFmt w:val="bullet"/>
      <w:lvlText w:val=""/>
      <w:lvlJc w:val="left"/>
      <w:pPr>
        <w:tabs>
          <w:tab w:val="num" w:pos="0"/>
        </w:tabs>
        <w:ind w:left="3780" w:hanging="420"/>
      </w:pPr>
      <w:rPr>
        <w:rFonts w:ascii="Wingdings" w:hAnsi="Wingdings" w:cs="Wingdings"/>
      </w:rPr>
    </w:lvl>
    <w:lvl w:ilvl="8">
      <w:start w:val="1"/>
      <w:numFmt w:val="bullet"/>
      <w:lvlText w:val=""/>
      <w:lvlJc w:val="left"/>
      <w:pPr>
        <w:tabs>
          <w:tab w:val="num" w:pos="0"/>
        </w:tabs>
        <w:ind w:left="4200" w:hanging="420"/>
      </w:pPr>
      <w:rPr>
        <w:rFonts w:ascii="Wingdings" w:hAnsi="Wingdings" w:cs="Wingdings"/>
      </w:rPr>
    </w:lvl>
  </w:abstractNum>
  <w:abstractNum w:abstractNumId="10" w15:restartNumberingAfterBreak="0">
    <w:nsid w:val="0000000C"/>
    <w:multiLevelType w:val="multilevel"/>
    <w:tmpl w:val="0000000C"/>
    <w:name w:val="WWNum12"/>
    <w:lvl w:ilvl="0">
      <w:start w:val="1"/>
      <w:numFmt w:val="decimal"/>
      <w:lvlText w:val="%1)"/>
      <w:lvlJc w:val="left"/>
      <w:pPr>
        <w:tabs>
          <w:tab w:val="num" w:pos="0"/>
        </w:tabs>
        <w:ind w:left="7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7811858"/>
    <w:multiLevelType w:val="hybridMultilevel"/>
    <w:tmpl w:val="5E0C5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B26D6"/>
    <w:multiLevelType w:val="hybridMultilevel"/>
    <w:tmpl w:val="2ABA8B42"/>
    <w:lvl w:ilvl="0" w:tplc="C546C0EC">
      <w:start w:val="2"/>
      <w:numFmt w:val="bullet"/>
      <w:pStyle w:val="ListParagraph"/>
      <w:lvlText w:val="•"/>
      <w:lvlJc w:val="left"/>
      <w:pPr>
        <w:ind w:left="1080" w:hanging="72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C37BD9"/>
    <w:multiLevelType w:val="hybridMultilevel"/>
    <w:tmpl w:val="20F47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D95A85"/>
    <w:multiLevelType w:val="hybridMultilevel"/>
    <w:tmpl w:val="E526A43A"/>
    <w:lvl w:ilvl="0" w:tplc="DD5CA6DE">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pStyle w:val="Heading4"/>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EA265DF"/>
    <w:multiLevelType w:val="hybridMultilevel"/>
    <w:tmpl w:val="EF484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9F36AB"/>
    <w:multiLevelType w:val="hybridMultilevel"/>
    <w:tmpl w:val="1344997E"/>
    <w:lvl w:ilvl="0" w:tplc="97DC4598">
      <w:start w:val="2"/>
      <w:numFmt w:val="bullet"/>
      <w:lvlText w:val="•"/>
      <w:lvlJc w:val="left"/>
      <w:pPr>
        <w:ind w:left="1080" w:hanging="72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54DD0"/>
    <w:multiLevelType w:val="multilevel"/>
    <w:tmpl w:val="8E40D21E"/>
    <w:lvl w:ilvl="0">
      <w:start w:val="1"/>
      <w:numFmt w:val="decimal"/>
      <w:lvlText w:val="%1."/>
      <w:lvlJc w:val="left"/>
      <w:pPr>
        <w:ind w:left="360" w:hanging="360"/>
      </w:pPr>
    </w:lvl>
    <w:lvl w:ilvl="1">
      <w:start w:val="1"/>
      <w:numFmt w:val="decimal"/>
      <w:pStyle w:val="1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33351257">
    <w:abstractNumId w:val="0"/>
  </w:num>
  <w:num w:numId="2" w16cid:durableId="1132792118">
    <w:abstractNumId w:val="1"/>
  </w:num>
  <w:num w:numId="3" w16cid:durableId="1541281260">
    <w:abstractNumId w:val="14"/>
  </w:num>
  <w:num w:numId="4" w16cid:durableId="1385325884">
    <w:abstractNumId w:val="14"/>
    <w:lvlOverride w:ilvl="0">
      <w:startOverride w:val="1"/>
    </w:lvlOverride>
  </w:num>
  <w:num w:numId="5" w16cid:durableId="1075007399">
    <w:abstractNumId w:val="17"/>
  </w:num>
  <w:num w:numId="6" w16cid:durableId="1065449797">
    <w:abstractNumId w:val="13"/>
  </w:num>
  <w:num w:numId="7" w16cid:durableId="1149438877">
    <w:abstractNumId w:val="12"/>
  </w:num>
  <w:num w:numId="8" w16cid:durableId="22752478">
    <w:abstractNumId w:val="11"/>
  </w:num>
  <w:num w:numId="9" w16cid:durableId="1717468780">
    <w:abstractNumId w:val="15"/>
  </w:num>
  <w:num w:numId="10" w16cid:durableId="1902907271">
    <w:abstractNumId w:val="1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YAKAWA.T">
    <w15:presenceInfo w15:providerId="AD" w15:userId="S::t.miyakawa@katahira.com::e4a96172-8a2d-469f-b625-45914b6268d1"/>
  </w15:person>
  <w15:person w15:author="mahmudul hasan">
    <w15:presenceInfo w15:providerId="Windows Live" w15:userId="f721f1a9c7123b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5F"/>
    <w:rsid w:val="00000CFB"/>
    <w:rsid w:val="00002BBD"/>
    <w:rsid w:val="00003062"/>
    <w:rsid w:val="00003578"/>
    <w:rsid w:val="000076EA"/>
    <w:rsid w:val="00007955"/>
    <w:rsid w:val="00007F7A"/>
    <w:rsid w:val="000102E6"/>
    <w:rsid w:val="00010678"/>
    <w:rsid w:val="00011766"/>
    <w:rsid w:val="00012EB2"/>
    <w:rsid w:val="000134D2"/>
    <w:rsid w:val="0001459C"/>
    <w:rsid w:val="000145DA"/>
    <w:rsid w:val="000147F7"/>
    <w:rsid w:val="00014F93"/>
    <w:rsid w:val="00014FF7"/>
    <w:rsid w:val="00016151"/>
    <w:rsid w:val="0001661F"/>
    <w:rsid w:val="0001663F"/>
    <w:rsid w:val="0001797F"/>
    <w:rsid w:val="00021017"/>
    <w:rsid w:val="00021D7A"/>
    <w:rsid w:val="000229E8"/>
    <w:rsid w:val="00023001"/>
    <w:rsid w:val="00024195"/>
    <w:rsid w:val="000241B5"/>
    <w:rsid w:val="00025172"/>
    <w:rsid w:val="0002548F"/>
    <w:rsid w:val="00025A8C"/>
    <w:rsid w:val="00025E50"/>
    <w:rsid w:val="00026230"/>
    <w:rsid w:val="00026FC6"/>
    <w:rsid w:val="000278F0"/>
    <w:rsid w:val="00030390"/>
    <w:rsid w:val="000316B1"/>
    <w:rsid w:val="00031C9B"/>
    <w:rsid w:val="00031E16"/>
    <w:rsid w:val="00031E26"/>
    <w:rsid w:val="000324F0"/>
    <w:rsid w:val="0003256E"/>
    <w:rsid w:val="00033380"/>
    <w:rsid w:val="000338A2"/>
    <w:rsid w:val="0003403B"/>
    <w:rsid w:val="00034084"/>
    <w:rsid w:val="00034377"/>
    <w:rsid w:val="00034E21"/>
    <w:rsid w:val="00035EC5"/>
    <w:rsid w:val="000362B2"/>
    <w:rsid w:val="00037219"/>
    <w:rsid w:val="0003744F"/>
    <w:rsid w:val="00037BB9"/>
    <w:rsid w:val="00037C60"/>
    <w:rsid w:val="00041C58"/>
    <w:rsid w:val="00041C7B"/>
    <w:rsid w:val="0004202E"/>
    <w:rsid w:val="00043F71"/>
    <w:rsid w:val="00044099"/>
    <w:rsid w:val="00044D23"/>
    <w:rsid w:val="00046F4D"/>
    <w:rsid w:val="00047458"/>
    <w:rsid w:val="00050EC4"/>
    <w:rsid w:val="000522FF"/>
    <w:rsid w:val="00052D08"/>
    <w:rsid w:val="000532A0"/>
    <w:rsid w:val="00053545"/>
    <w:rsid w:val="00053F20"/>
    <w:rsid w:val="00054660"/>
    <w:rsid w:val="00055DE2"/>
    <w:rsid w:val="00055FF3"/>
    <w:rsid w:val="00056208"/>
    <w:rsid w:val="0005640E"/>
    <w:rsid w:val="00057564"/>
    <w:rsid w:val="00060349"/>
    <w:rsid w:val="00060A16"/>
    <w:rsid w:val="00061510"/>
    <w:rsid w:val="0006163A"/>
    <w:rsid w:val="00061DF4"/>
    <w:rsid w:val="000639A0"/>
    <w:rsid w:val="00064070"/>
    <w:rsid w:val="00064283"/>
    <w:rsid w:val="000646DB"/>
    <w:rsid w:val="00064833"/>
    <w:rsid w:val="000651E6"/>
    <w:rsid w:val="0006619F"/>
    <w:rsid w:val="00066272"/>
    <w:rsid w:val="000662D7"/>
    <w:rsid w:val="00067E2C"/>
    <w:rsid w:val="00070B95"/>
    <w:rsid w:val="00071015"/>
    <w:rsid w:val="000712D2"/>
    <w:rsid w:val="000714A8"/>
    <w:rsid w:val="000723C3"/>
    <w:rsid w:val="00072D5F"/>
    <w:rsid w:val="00073844"/>
    <w:rsid w:val="0007384A"/>
    <w:rsid w:val="00073D5B"/>
    <w:rsid w:val="00075493"/>
    <w:rsid w:val="000756C4"/>
    <w:rsid w:val="00075F7E"/>
    <w:rsid w:val="000760B6"/>
    <w:rsid w:val="00076259"/>
    <w:rsid w:val="00076F28"/>
    <w:rsid w:val="00077051"/>
    <w:rsid w:val="00077D9D"/>
    <w:rsid w:val="00080095"/>
    <w:rsid w:val="00080DB0"/>
    <w:rsid w:val="00080E3F"/>
    <w:rsid w:val="000841C6"/>
    <w:rsid w:val="000844A2"/>
    <w:rsid w:val="00084547"/>
    <w:rsid w:val="00085CFF"/>
    <w:rsid w:val="00087603"/>
    <w:rsid w:val="00090724"/>
    <w:rsid w:val="000919AE"/>
    <w:rsid w:val="00092120"/>
    <w:rsid w:val="0009240A"/>
    <w:rsid w:val="00092FF9"/>
    <w:rsid w:val="00093587"/>
    <w:rsid w:val="0009429B"/>
    <w:rsid w:val="0009472C"/>
    <w:rsid w:val="000951E5"/>
    <w:rsid w:val="00095689"/>
    <w:rsid w:val="0009610B"/>
    <w:rsid w:val="000961A7"/>
    <w:rsid w:val="00097341"/>
    <w:rsid w:val="000A1A6E"/>
    <w:rsid w:val="000A2377"/>
    <w:rsid w:val="000A55C1"/>
    <w:rsid w:val="000A585E"/>
    <w:rsid w:val="000A594E"/>
    <w:rsid w:val="000A62F4"/>
    <w:rsid w:val="000A7DF9"/>
    <w:rsid w:val="000A7F64"/>
    <w:rsid w:val="000B0566"/>
    <w:rsid w:val="000B0F5D"/>
    <w:rsid w:val="000B154D"/>
    <w:rsid w:val="000B2960"/>
    <w:rsid w:val="000B3D61"/>
    <w:rsid w:val="000B60E6"/>
    <w:rsid w:val="000B61A1"/>
    <w:rsid w:val="000B6734"/>
    <w:rsid w:val="000B78E2"/>
    <w:rsid w:val="000C1899"/>
    <w:rsid w:val="000C1D61"/>
    <w:rsid w:val="000C3CFE"/>
    <w:rsid w:val="000C425A"/>
    <w:rsid w:val="000C4C43"/>
    <w:rsid w:val="000C4FA6"/>
    <w:rsid w:val="000C533F"/>
    <w:rsid w:val="000C663A"/>
    <w:rsid w:val="000C703B"/>
    <w:rsid w:val="000D01C3"/>
    <w:rsid w:val="000D1166"/>
    <w:rsid w:val="000D16AE"/>
    <w:rsid w:val="000D16FA"/>
    <w:rsid w:val="000D2C0F"/>
    <w:rsid w:val="000D2EDA"/>
    <w:rsid w:val="000D3665"/>
    <w:rsid w:val="000D3948"/>
    <w:rsid w:val="000D3ABC"/>
    <w:rsid w:val="000D3E61"/>
    <w:rsid w:val="000D46BD"/>
    <w:rsid w:val="000D4962"/>
    <w:rsid w:val="000D49D1"/>
    <w:rsid w:val="000D4E1A"/>
    <w:rsid w:val="000D5AEB"/>
    <w:rsid w:val="000D611A"/>
    <w:rsid w:val="000D62A3"/>
    <w:rsid w:val="000D768C"/>
    <w:rsid w:val="000D7B8A"/>
    <w:rsid w:val="000E0076"/>
    <w:rsid w:val="000E108B"/>
    <w:rsid w:val="000E228E"/>
    <w:rsid w:val="000E39A9"/>
    <w:rsid w:val="000E4629"/>
    <w:rsid w:val="000E7EBF"/>
    <w:rsid w:val="000F0BC4"/>
    <w:rsid w:val="000F24F1"/>
    <w:rsid w:val="000F46EF"/>
    <w:rsid w:val="000F4AAE"/>
    <w:rsid w:val="000F5815"/>
    <w:rsid w:val="000F5897"/>
    <w:rsid w:val="000F5E7C"/>
    <w:rsid w:val="000F65CA"/>
    <w:rsid w:val="000F6E28"/>
    <w:rsid w:val="000F7629"/>
    <w:rsid w:val="000F7A83"/>
    <w:rsid w:val="00100379"/>
    <w:rsid w:val="00102019"/>
    <w:rsid w:val="00102848"/>
    <w:rsid w:val="00103BD7"/>
    <w:rsid w:val="00104527"/>
    <w:rsid w:val="00104915"/>
    <w:rsid w:val="001052BC"/>
    <w:rsid w:val="00105FD6"/>
    <w:rsid w:val="00106DF7"/>
    <w:rsid w:val="00106F49"/>
    <w:rsid w:val="00107603"/>
    <w:rsid w:val="00110AF7"/>
    <w:rsid w:val="00111090"/>
    <w:rsid w:val="00112C88"/>
    <w:rsid w:val="00112DCC"/>
    <w:rsid w:val="00113D9C"/>
    <w:rsid w:val="00113FC8"/>
    <w:rsid w:val="00114375"/>
    <w:rsid w:val="001144B9"/>
    <w:rsid w:val="00120546"/>
    <w:rsid w:val="00120F3E"/>
    <w:rsid w:val="00122E36"/>
    <w:rsid w:val="0012366F"/>
    <w:rsid w:val="00123ABE"/>
    <w:rsid w:val="00123FED"/>
    <w:rsid w:val="001240D3"/>
    <w:rsid w:val="001241CC"/>
    <w:rsid w:val="00124427"/>
    <w:rsid w:val="00124838"/>
    <w:rsid w:val="00127CF9"/>
    <w:rsid w:val="00130CE6"/>
    <w:rsid w:val="001319C8"/>
    <w:rsid w:val="00132878"/>
    <w:rsid w:val="001334F5"/>
    <w:rsid w:val="00133B3E"/>
    <w:rsid w:val="001342A9"/>
    <w:rsid w:val="001359AC"/>
    <w:rsid w:val="001361F4"/>
    <w:rsid w:val="00136C83"/>
    <w:rsid w:val="0013710D"/>
    <w:rsid w:val="0013759E"/>
    <w:rsid w:val="00137A01"/>
    <w:rsid w:val="00141151"/>
    <w:rsid w:val="0014122B"/>
    <w:rsid w:val="0014130F"/>
    <w:rsid w:val="001422E9"/>
    <w:rsid w:val="001451BE"/>
    <w:rsid w:val="00145AD2"/>
    <w:rsid w:val="00146E57"/>
    <w:rsid w:val="00147331"/>
    <w:rsid w:val="00147D4F"/>
    <w:rsid w:val="001502AB"/>
    <w:rsid w:val="00151CE6"/>
    <w:rsid w:val="00151E0E"/>
    <w:rsid w:val="00151F17"/>
    <w:rsid w:val="00154297"/>
    <w:rsid w:val="00154A45"/>
    <w:rsid w:val="00157119"/>
    <w:rsid w:val="0015754C"/>
    <w:rsid w:val="0016056C"/>
    <w:rsid w:val="001606EA"/>
    <w:rsid w:val="0016136D"/>
    <w:rsid w:val="001621A0"/>
    <w:rsid w:val="00163BF4"/>
    <w:rsid w:val="0016477C"/>
    <w:rsid w:val="00165381"/>
    <w:rsid w:val="001654AC"/>
    <w:rsid w:val="00165BB6"/>
    <w:rsid w:val="001660AA"/>
    <w:rsid w:val="001660D7"/>
    <w:rsid w:val="001664A0"/>
    <w:rsid w:val="001719D0"/>
    <w:rsid w:val="0017240E"/>
    <w:rsid w:val="00172569"/>
    <w:rsid w:val="00172C6E"/>
    <w:rsid w:val="00173587"/>
    <w:rsid w:val="00173BCC"/>
    <w:rsid w:val="00174E28"/>
    <w:rsid w:val="001761C6"/>
    <w:rsid w:val="00177C0C"/>
    <w:rsid w:val="00177FA1"/>
    <w:rsid w:val="00181138"/>
    <w:rsid w:val="00181351"/>
    <w:rsid w:val="00181673"/>
    <w:rsid w:val="001821CA"/>
    <w:rsid w:val="00182658"/>
    <w:rsid w:val="00182CCE"/>
    <w:rsid w:val="00182E38"/>
    <w:rsid w:val="001836A0"/>
    <w:rsid w:val="00183E2F"/>
    <w:rsid w:val="00184084"/>
    <w:rsid w:val="00184BEA"/>
    <w:rsid w:val="00186278"/>
    <w:rsid w:val="00187015"/>
    <w:rsid w:val="001875A2"/>
    <w:rsid w:val="00187A08"/>
    <w:rsid w:val="0019002D"/>
    <w:rsid w:val="00190C46"/>
    <w:rsid w:val="00190E7B"/>
    <w:rsid w:val="00191E9F"/>
    <w:rsid w:val="00192927"/>
    <w:rsid w:val="001946F2"/>
    <w:rsid w:val="0019516A"/>
    <w:rsid w:val="0019551E"/>
    <w:rsid w:val="001959F6"/>
    <w:rsid w:val="00196027"/>
    <w:rsid w:val="001960AD"/>
    <w:rsid w:val="001A0FF9"/>
    <w:rsid w:val="001A1178"/>
    <w:rsid w:val="001A163E"/>
    <w:rsid w:val="001A2B1D"/>
    <w:rsid w:val="001A2D6E"/>
    <w:rsid w:val="001A5BCA"/>
    <w:rsid w:val="001A6842"/>
    <w:rsid w:val="001A79D9"/>
    <w:rsid w:val="001B06E8"/>
    <w:rsid w:val="001B1589"/>
    <w:rsid w:val="001B35F7"/>
    <w:rsid w:val="001B458E"/>
    <w:rsid w:val="001B53DE"/>
    <w:rsid w:val="001B5A7F"/>
    <w:rsid w:val="001B6DB0"/>
    <w:rsid w:val="001B6F5B"/>
    <w:rsid w:val="001B7114"/>
    <w:rsid w:val="001B7206"/>
    <w:rsid w:val="001C09CC"/>
    <w:rsid w:val="001C0ECB"/>
    <w:rsid w:val="001C17A5"/>
    <w:rsid w:val="001C1D50"/>
    <w:rsid w:val="001C2FB5"/>
    <w:rsid w:val="001C3A90"/>
    <w:rsid w:val="001C44CE"/>
    <w:rsid w:val="001C4CBF"/>
    <w:rsid w:val="001C5066"/>
    <w:rsid w:val="001C5730"/>
    <w:rsid w:val="001C5FAE"/>
    <w:rsid w:val="001C6499"/>
    <w:rsid w:val="001C6A6E"/>
    <w:rsid w:val="001C7877"/>
    <w:rsid w:val="001C79BB"/>
    <w:rsid w:val="001D0F14"/>
    <w:rsid w:val="001D1FDB"/>
    <w:rsid w:val="001D30C2"/>
    <w:rsid w:val="001D3498"/>
    <w:rsid w:val="001D3E43"/>
    <w:rsid w:val="001D49D5"/>
    <w:rsid w:val="001D5B07"/>
    <w:rsid w:val="001D6637"/>
    <w:rsid w:val="001D6722"/>
    <w:rsid w:val="001D699E"/>
    <w:rsid w:val="001D737B"/>
    <w:rsid w:val="001E0C43"/>
    <w:rsid w:val="001E1B77"/>
    <w:rsid w:val="001E2A50"/>
    <w:rsid w:val="001E4990"/>
    <w:rsid w:val="001E5026"/>
    <w:rsid w:val="001E505F"/>
    <w:rsid w:val="001E50EE"/>
    <w:rsid w:val="001E56AA"/>
    <w:rsid w:val="001E577F"/>
    <w:rsid w:val="001E6210"/>
    <w:rsid w:val="001E7902"/>
    <w:rsid w:val="001F15D4"/>
    <w:rsid w:val="001F1A3D"/>
    <w:rsid w:val="001F4028"/>
    <w:rsid w:val="001F462A"/>
    <w:rsid w:val="001F5DF6"/>
    <w:rsid w:val="001F635E"/>
    <w:rsid w:val="001F722B"/>
    <w:rsid w:val="001F73F6"/>
    <w:rsid w:val="00200B79"/>
    <w:rsid w:val="00202171"/>
    <w:rsid w:val="00202444"/>
    <w:rsid w:val="00203512"/>
    <w:rsid w:val="00204503"/>
    <w:rsid w:val="002049B1"/>
    <w:rsid w:val="00205E66"/>
    <w:rsid w:val="00206179"/>
    <w:rsid w:val="00206294"/>
    <w:rsid w:val="002075EF"/>
    <w:rsid w:val="00207DA2"/>
    <w:rsid w:val="00207FE2"/>
    <w:rsid w:val="002106A8"/>
    <w:rsid w:val="00211CD2"/>
    <w:rsid w:val="002122D3"/>
    <w:rsid w:val="00213008"/>
    <w:rsid w:val="002144DA"/>
    <w:rsid w:val="002145E2"/>
    <w:rsid w:val="00215298"/>
    <w:rsid w:val="00215A09"/>
    <w:rsid w:val="00215FE2"/>
    <w:rsid w:val="002161CC"/>
    <w:rsid w:val="002166F5"/>
    <w:rsid w:val="00216BEC"/>
    <w:rsid w:val="00216C52"/>
    <w:rsid w:val="0022266A"/>
    <w:rsid w:val="00222CAB"/>
    <w:rsid w:val="00222F60"/>
    <w:rsid w:val="002237B4"/>
    <w:rsid w:val="00223813"/>
    <w:rsid w:val="00223A1A"/>
    <w:rsid w:val="00223C1C"/>
    <w:rsid w:val="00224E07"/>
    <w:rsid w:val="00225169"/>
    <w:rsid w:val="002259BB"/>
    <w:rsid w:val="00227E29"/>
    <w:rsid w:val="0023052C"/>
    <w:rsid w:val="00230A69"/>
    <w:rsid w:val="00230C9B"/>
    <w:rsid w:val="00232003"/>
    <w:rsid w:val="00232CF5"/>
    <w:rsid w:val="002330C8"/>
    <w:rsid w:val="0023333C"/>
    <w:rsid w:val="002354CC"/>
    <w:rsid w:val="002354FF"/>
    <w:rsid w:val="002358B9"/>
    <w:rsid w:val="0023591F"/>
    <w:rsid w:val="00236A7A"/>
    <w:rsid w:val="00236E8C"/>
    <w:rsid w:val="002370A2"/>
    <w:rsid w:val="0024021E"/>
    <w:rsid w:val="00240A8E"/>
    <w:rsid w:val="00240F4B"/>
    <w:rsid w:val="00240FC2"/>
    <w:rsid w:val="0024108B"/>
    <w:rsid w:val="00242815"/>
    <w:rsid w:val="00243447"/>
    <w:rsid w:val="00244657"/>
    <w:rsid w:val="002446C2"/>
    <w:rsid w:val="00245403"/>
    <w:rsid w:val="002454F8"/>
    <w:rsid w:val="00246477"/>
    <w:rsid w:val="002473A0"/>
    <w:rsid w:val="00247568"/>
    <w:rsid w:val="00247593"/>
    <w:rsid w:val="00250F72"/>
    <w:rsid w:val="002515B8"/>
    <w:rsid w:val="00253C9F"/>
    <w:rsid w:val="00255CF5"/>
    <w:rsid w:val="00256607"/>
    <w:rsid w:val="002577AB"/>
    <w:rsid w:val="00257EEF"/>
    <w:rsid w:val="00261270"/>
    <w:rsid w:val="0026293B"/>
    <w:rsid w:val="00262E33"/>
    <w:rsid w:val="00263E11"/>
    <w:rsid w:val="00264A3B"/>
    <w:rsid w:val="00264B34"/>
    <w:rsid w:val="00264F2A"/>
    <w:rsid w:val="002654A5"/>
    <w:rsid w:val="00265FF4"/>
    <w:rsid w:val="00266640"/>
    <w:rsid w:val="0026737F"/>
    <w:rsid w:val="00267427"/>
    <w:rsid w:val="00267B4E"/>
    <w:rsid w:val="002705EF"/>
    <w:rsid w:val="00270E6C"/>
    <w:rsid w:val="00270F1D"/>
    <w:rsid w:val="002712A3"/>
    <w:rsid w:val="00271574"/>
    <w:rsid w:val="00271B34"/>
    <w:rsid w:val="00271E28"/>
    <w:rsid w:val="00273316"/>
    <w:rsid w:val="0027334E"/>
    <w:rsid w:val="00273879"/>
    <w:rsid w:val="00275E3B"/>
    <w:rsid w:val="00276D08"/>
    <w:rsid w:val="00277375"/>
    <w:rsid w:val="00280271"/>
    <w:rsid w:val="002837B5"/>
    <w:rsid w:val="002839CF"/>
    <w:rsid w:val="002840E9"/>
    <w:rsid w:val="002852F1"/>
    <w:rsid w:val="002859B1"/>
    <w:rsid w:val="00285B63"/>
    <w:rsid w:val="00286402"/>
    <w:rsid w:val="00286653"/>
    <w:rsid w:val="00287D1D"/>
    <w:rsid w:val="00290337"/>
    <w:rsid w:val="00290A89"/>
    <w:rsid w:val="00291045"/>
    <w:rsid w:val="00291E20"/>
    <w:rsid w:val="00292AE4"/>
    <w:rsid w:val="00293F27"/>
    <w:rsid w:val="0029446D"/>
    <w:rsid w:val="0029516B"/>
    <w:rsid w:val="002954B8"/>
    <w:rsid w:val="00295BD2"/>
    <w:rsid w:val="00296AF4"/>
    <w:rsid w:val="00297038"/>
    <w:rsid w:val="0029721D"/>
    <w:rsid w:val="00297448"/>
    <w:rsid w:val="00297651"/>
    <w:rsid w:val="002A0388"/>
    <w:rsid w:val="002A0E0C"/>
    <w:rsid w:val="002A2F48"/>
    <w:rsid w:val="002A475E"/>
    <w:rsid w:val="002A4DB5"/>
    <w:rsid w:val="002A6D90"/>
    <w:rsid w:val="002A7030"/>
    <w:rsid w:val="002A7462"/>
    <w:rsid w:val="002A7529"/>
    <w:rsid w:val="002B016B"/>
    <w:rsid w:val="002B05E1"/>
    <w:rsid w:val="002B1B2B"/>
    <w:rsid w:val="002B30B6"/>
    <w:rsid w:val="002B422F"/>
    <w:rsid w:val="002B4259"/>
    <w:rsid w:val="002B52A9"/>
    <w:rsid w:val="002B61DD"/>
    <w:rsid w:val="002B7218"/>
    <w:rsid w:val="002B7589"/>
    <w:rsid w:val="002B7860"/>
    <w:rsid w:val="002C01F9"/>
    <w:rsid w:val="002C0920"/>
    <w:rsid w:val="002C198C"/>
    <w:rsid w:val="002C1C7D"/>
    <w:rsid w:val="002C38B6"/>
    <w:rsid w:val="002C3E0B"/>
    <w:rsid w:val="002C4199"/>
    <w:rsid w:val="002C4B44"/>
    <w:rsid w:val="002C59F3"/>
    <w:rsid w:val="002C603F"/>
    <w:rsid w:val="002D0191"/>
    <w:rsid w:val="002D0602"/>
    <w:rsid w:val="002D06B4"/>
    <w:rsid w:val="002D0B38"/>
    <w:rsid w:val="002D158E"/>
    <w:rsid w:val="002D17C7"/>
    <w:rsid w:val="002D25D1"/>
    <w:rsid w:val="002D3170"/>
    <w:rsid w:val="002D31CB"/>
    <w:rsid w:val="002D5B6D"/>
    <w:rsid w:val="002D5F9F"/>
    <w:rsid w:val="002D6898"/>
    <w:rsid w:val="002D79DC"/>
    <w:rsid w:val="002D7BEA"/>
    <w:rsid w:val="002E0D30"/>
    <w:rsid w:val="002E2621"/>
    <w:rsid w:val="002E270C"/>
    <w:rsid w:val="002E2DD9"/>
    <w:rsid w:val="002E2F60"/>
    <w:rsid w:val="002E3DED"/>
    <w:rsid w:val="002E4504"/>
    <w:rsid w:val="002E52FD"/>
    <w:rsid w:val="002E5C43"/>
    <w:rsid w:val="002F0640"/>
    <w:rsid w:val="002F0741"/>
    <w:rsid w:val="002F14F9"/>
    <w:rsid w:val="002F2DD1"/>
    <w:rsid w:val="002F43A4"/>
    <w:rsid w:val="002F4D42"/>
    <w:rsid w:val="002F5F06"/>
    <w:rsid w:val="003009DA"/>
    <w:rsid w:val="003011E6"/>
    <w:rsid w:val="00301519"/>
    <w:rsid w:val="00302590"/>
    <w:rsid w:val="0030422D"/>
    <w:rsid w:val="003073A1"/>
    <w:rsid w:val="00313616"/>
    <w:rsid w:val="003142A1"/>
    <w:rsid w:val="0031516F"/>
    <w:rsid w:val="003154AF"/>
    <w:rsid w:val="00315A59"/>
    <w:rsid w:val="0031712C"/>
    <w:rsid w:val="003217EC"/>
    <w:rsid w:val="00322D85"/>
    <w:rsid w:val="003253C4"/>
    <w:rsid w:val="00326881"/>
    <w:rsid w:val="00330DEF"/>
    <w:rsid w:val="00331603"/>
    <w:rsid w:val="00331AB2"/>
    <w:rsid w:val="00331BBA"/>
    <w:rsid w:val="00333603"/>
    <w:rsid w:val="00335444"/>
    <w:rsid w:val="003401F1"/>
    <w:rsid w:val="0034027C"/>
    <w:rsid w:val="00340683"/>
    <w:rsid w:val="00342174"/>
    <w:rsid w:val="00343285"/>
    <w:rsid w:val="003439C9"/>
    <w:rsid w:val="00344335"/>
    <w:rsid w:val="0034455C"/>
    <w:rsid w:val="00346314"/>
    <w:rsid w:val="00346575"/>
    <w:rsid w:val="00346CB6"/>
    <w:rsid w:val="00347009"/>
    <w:rsid w:val="00347099"/>
    <w:rsid w:val="003475AA"/>
    <w:rsid w:val="00350606"/>
    <w:rsid w:val="00350E0B"/>
    <w:rsid w:val="00351940"/>
    <w:rsid w:val="00351E34"/>
    <w:rsid w:val="00354FE6"/>
    <w:rsid w:val="003550FF"/>
    <w:rsid w:val="0035720D"/>
    <w:rsid w:val="00357A31"/>
    <w:rsid w:val="00357FFB"/>
    <w:rsid w:val="003606ED"/>
    <w:rsid w:val="00361700"/>
    <w:rsid w:val="003634BA"/>
    <w:rsid w:val="00363FDA"/>
    <w:rsid w:val="00364999"/>
    <w:rsid w:val="00365BC6"/>
    <w:rsid w:val="00366F6F"/>
    <w:rsid w:val="003677DC"/>
    <w:rsid w:val="00367864"/>
    <w:rsid w:val="00367DED"/>
    <w:rsid w:val="0037030C"/>
    <w:rsid w:val="00370BB0"/>
    <w:rsid w:val="003710B4"/>
    <w:rsid w:val="003717FC"/>
    <w:rsid w:val="00371EEB"/>
    <w:rsid w:val="00372338"/>
    <w:rsid w:val="003736E5"/>
    <w:rsid w:val="00373B4C"/>
    <w:rsid w:val="00373F5C"/>
    <w:rsid w:val="00374062"/>
    <w:rsid w:val="003743CE"/>
    <w:rsid w:val="00374A4E"/>
    <w:rsid w:val="00374D8A"/>
    <w:rsid w:val="00374DEA"/>
    <w:rsid w:val="003816FF"/>
    <w:rsid w:val="00382496"/>
    <w:rsid w:val="00382873"/>
    <w:rsid w:val="00382D24"/>
    <w:rsid w:val="00382D49"/>
    <w:rsid w:val="00383562"/>
    <w:rsid w:val="00383E9F"/>
    <w:rsid w:val="00384E48"/>
    <w:rsid w:val="0038516C"/>
    <w:rsid w:val="00386F93"/>
    <w:rsid w:val="0038747E"/>
    <w:rsid w:val="00387510"/>
    <w:rsid w:val="00387F61"/>
    <w:rsid w:val="0039121C"/>
    <w:rsid w:val="00391D6B"/>
    <w:rsid w:val="00391E2C"/>
    <w:rsid w:val="00392318"/>
    <w:rsid w:val="00393933"/>
    <w:rsid w:val="00393A9F"/>
    <w:rsid w:val="00395074"/>
    <w:rsid w:val="003959D5"/>
    <w:rsid w:val="00396EB9"/>
    <w:rsid w:val="003A0B6F"/>
    <w:rsid w:val="003A1240"/>
    <w:rsid w:val="003A2891"/>
    <w:rsid w:val="003A5F79"/>
    <w:rsid w:val="003A61AA"/>
    <w:rsid w:val="003A7032"/>
    <w:rsid w:val="003A75DC"/>
    <w:rsid w:val="003A7662"/>
    <w:rsid w:val="003A7B98"/>
    <w:rsid w:val="003B126A"/>
    <w:rsid w:val="003B1566"/>
    <w:rsid w:val="003B1C97"/>
    <w:rsid w:val="003B2E89"/>
    <w:rsid w:val="003B3605"/>
    <w:rsid w:val="003B4D49"/>
    <w:rsid w:val="003B677D"/>
    <w:rsid w:val="003B7003"/>
    <w:rsid w:val="003B763A"/>
    <w:rsid w:val="003B7B00"/>
    <w:rsid w:val="003C09F1"/>
    <w:rsid w:val="003C0AA3"/>
    <w:rsid w:val="003C1E68"/>
    <w:rsid w:val="003C2539"/>
    <w:rsid w:val="003C28DE"/>
    <w:rsid w:val="003C2E41"/>
    <w:rsid w:val="003C33AF"/>
    <w:rsid w:val="003C42CC"/>
    <w:rsid w:val="003C4801"/>
    <w:rsid w:val="003C4A44"/>
    <w:rsid w:val="003C58C6"/>
    <w:rsid w:val="003C6734"/>
    <w:rsid w:val="003C79DC"/>
    <w:rsid w:val="003C7C65"/>
    <w:rsid w:val="003C7D09"/>
    <w:rsid w:val="003D072B"/>
    <w:rsid w:val="003D15FF"/>
    <w:rsid w:val="003D261F"/>
    <w:rsid w:val="003D304E"/>
    <w:rsid w:val="003D4FC8"/>
    <w:rsid w:val="003D5302"/>
    <w:rsid w:val="003D6A91"/>
    <w:rsid w:val="003D738C"/>
    <w:rsid w:val="003E039C"/>
    <w:rsid w:val="003E0626"/>
    <w:rsid w:val="003E064D"/>
    <w:rsid w:val="003E077C"/>
    <w:rsid w:val="003E0C60"/>
    <w:rsid w:val="003E0CAF"/>
    <w:rsid w:val="003E17D5"/>
    <w:rsid w:val="003E1A6E"/>
    <w:rsid w:val="003E1C29"/>
    <w:rsid w:val="003E2CA8"/>
    <w:rsid w:val="003E2CF5"/>
    <w:rsid w:val="003E5FB5"/>
    <w:rsid w:val="003E64EF"/>
    <w:rsid w:val="003E6909"/>
    <w:rsid w:val="003F00F2"/>
    <w:rsid w:val="003F07B2"/>
    <w:rsid w:val="003F0C98"/>
    <w:rsid w:val="003F1C9C"/>
    <w:rsid w:val="003F29CB"/>
    <w:rsid w:val="003F43AF"/>
    <w:rsid w:val="003F5058"/>
    <w:rsid w:val="003F5193"/>
    <w:rsid w:val="003F55E8"/>
    <w:rsid w:val="003F5E60"/>
    <w:rsid w:val="003F6174"/>
    <w:rsid w:val="003F7B32"/>
    <w:rsid w:val="004007CC"/>
    <w:rsid w:val="00400B09"/>
    <w:rsid w:val="00400ECC"/>
    <w:rsid w:val="0040115F"/>
    <w:rsid w:val="004015BB"/>
    <w:rsid w:val="00401839"/>
    <w:rsid w:val="004020D3"/>
    <w:rsid w:val="00402780"/>
    <w:rsid w:val="0040318B"/>
    <w:rsid w:val="004033E8"/>
    <w:rsid w:val="0040359F"/>
    <w:rsid w:val="00403AC0"/>
    <w:rsid w:val="0040470A"/>
    <w:rsid w:val="0040495A"/>
    <w:rsid w:val="0040516C"/>
    <w:rsid w:val="00405E0C"/>
    <w:rsid w:val="00406DD8"/>
    <w:rsid w:val="00407C25"/>
    <w:rsid w:val="00412474"/>
    <w:rsid w:val="00414DE0"/>
    <w:rsid w:val="00415CD7"/>
    <w:rsid w:val="00416AB7"/>
    <w:rsid w:val="00416F4B"/>
    <w:rsid w:val="00417AE7"/>
    <w:rsid w:val="004204B1"/>
    <w:rsid w:val="00420FBC"/>
    <w:rsid w:val="0042194C"/>
    <w:rsid w:val="00422588"/>
    <w:rsid w:val="00423AE9"/>
    <w:rsid w:val="00424AED"/>
    <w:rsid w:val="00425255"/>
    <w:rsid w:val="004263D8"/>
    <w:rsid w:val="004266F8"/>
    <w:rsid w:val="00426C95"/>
    <w:rsid w:val="0042794C"/>
    <w:rsid w:val="00427E86"/>
    <w:rsid w:val="004307BF"/>
    <w:rsid w:val="00431847"/>
    <w:rsid w:val="00431851"/>
    <w:rsid w:val="00432369"/>
    <w:rsid w:val="00432729"/>
    <w:rsid w:val="00432D2F"/>
    <w:rsid w:val="004336B3"/>
    <w:rsid w:val="004343F5"/>
    <w:rsid w:val="00435337"/>
    <w:rsid w:val="00436996"/>
    <w:rsid w:val="004369F7"/>
    <w:rsid w:val="00436CE9"/>
    <w:rsid w:val="004371CE"/>
    <w:rsid w:val="00440F7A"/>
    <w:rsid w:val="00443123"/>
    <w:rsid w:val="00445489"/>
    <w:rsid w:val="00446035"/>
    <w:rsid w:val="00446B53"/>
    <w:rsid w:val="00446C26"/>
    <w:rsid w:val="004470F0"/>
    <w:rsid w:val="004474EA"/>
    <w:rsid w:val="0045038C"/>
    <w:rsid w:val="004507F5"/>
    <w:rsid w:val="00451752"/>
    <w:rsid w:val="0045188A"/>
    <w:rsid w:val="0045220D"/>
    <w:rsid w:val="004526FC"/>
    <w:rsid w:val="0045283F"/>
    <w:rsid w:val="00452B23"/>
    <w:rsid w:val="00452C72"/>
    <w:rsid w:val="00452D5C"/>
    <w:rsid w:val="00453140"/>
    <w:rsid w:val="004537DD"/>
    <w:rsid w:val="00453AB7"/>
    <w:rsid w:val="00453D56"/>
    <w:rsid w:val="00453F5A"/>
    <w:rsid w:val="00455D65"/>
    <w:rsid w:val="00455E90"/>
    <w:rsid w:val="00456B5E"/>
    <w:rsid w:val="00456BB2"/>
    <w:rsid w:val="00457537"/>
    <w:rsid w:val="004575A0"/>
    <w:rsid w:val="00460515"/>
    <w:rsid w:val="00461597"/>
    <w:rsid w:val="00461835"/>
    <w:rsid w:val="00461AAE"/>
    <w:rsid w:val="00461C61"/>
    <w:rsid w:val="004637E5"/>
    <w:rsid w:val="0046438F"/>
    <w:rsid w:val="004646E6"/>
    <w:rsid w:val="00464DDB"/>
    <w:rsid w:val="00465322"/>
    <w:rsid w:val="0046549B"/>
    <w:rsid w:val="004657E9"/>
    <w:rsid w:val="004706F6"/>
    <w:rsid w:val="004712B6"/>
    <w:rsid w:val="00471607"/>
    <w:rsid w:val="00471B09"/>
    <w:rsid w:val="00472F4B"/>
    <w:rsid w:val="00472FA2"/>
    <w:rsid w:val="00473922"/>
    <w:rsid w:val="00473EFF"/>
    <w:rsid w:val="00475CE3"/>
    <w:rsid w:val="004803E4"/>
    <w:rsid w:val="004817F1"/>
    <w:rsid w:val="00481F7A"/>
    <w:rsid w:val="00482B4E"/>
    <w:rsid w:val="0048319A"/>
    <w:rsid w:val="00483BA6"/>
    <w:rsid w:val="00484A2A"/>
    <w:rsid w:val="00486469"/>
    <w:rsid w:val="00486DFF"/>
    <w:rsid w:val="00487545"/>
    <w:rsid w:val="00487C95"/>
    <w:rsid w:val="00487D49"/>
    <w:rsid w:val="00487D9A"/>
    <w:rsid w:val="004905E6"/>
    <w:rsid w:val="004911DE"/>
    <w:rsid w:val="004914B7"/>
    <w:rsid w:val="004929B6"/>
    <w:rsid w:val="00493214"/>
    <w:rsid w:val="004943AE"/>
    <w:rsid w:val="0049445A"/>
    <w:rsid w:val="00495BA4"/>
    <w:rsid w:val="00495FF1"/>
    <w:rsid w:val="00496159"/>
    <w:rsid w:val="00496214"/>
    <w:rsid w:val="004966B7"/>
    <w:rsid w:val="004967E9"/>
    <w:rsid w:val="00496934"/>
    <w:rsid w:val="00497115"/>
    <w:rsid w:val="004A0786"/>
    <w:rsid w:val="004A0819"/>
    <w:rsid w:val="004A1A66"/>
    <w:rsid w:val="004A20FF"/>
    <w:rsid w:val="004A2F6D"/>
    <w:rsid w:val="004A3B08"/>
    <w:rsid w:val="004A3B32"/>
    <w:rsid w:val="004A4672"/>
    <w:rsid w:val="004A4DAE"/>
    <w:rsid w:val="004A4F9B"/>
    <w:rsid w:val="004A54CA"/>
    <w:rsid w:val="004A5662"/>
    <w:rsid w:val="004A61B9"/>
    <w:rsid w:val="004A6996"/>
    <w:rsid w:val="004B0219"/>
    <w:rsid w:val="004B0249"/>
    <w:rsid w:val="004B0D4D"/>
    <w:rsid w:val="004B141A"/>
    <w:rsid w:val="004B2AD5"/>
    <w:rsid w:val="004B2B84"/>
    <w:rsid w:val="004B36E0"/>
    <w:rsid w:val="004B3818"/>
    <w:rsid w:val="004B4935"/>
    <w:rsid w:val="004B5F5A"/>
    <w:rsid w:val="004B6422"/>
    <w:rsid w:val="004C0116"/>
    <w:rsid w:val="004C0B42"/>
    <w:rsid w:val="004C0D58"/>
    <w:rsid w:val="004C0D76"/>
    <w:rsid w:val="004C1914"/>
    <w:rsid w:val="004C27FC"/>
    <w:rsid w:val="004C3299"/>
    <w:rsid w:val="004C3667"/>
    <w:rsid w:val="004C3934"/>
    <w:rsid w:val="004C3951"/>
    <w:rsid w:val="004C3A6D"/>
    <w:rsid w:val="004C478C"/>
    <w:rsid w:val="004C55B6"/>
    <w:rsid w:val="004C6A2A"/>
    <w:rsid w:val="004C76A0"/>
    <w:rsid w:val="004C7FCA"/>
    <w:rsid w:val="004D21FC"/>
    <w:rsid w:val="004D3CBD"/>
    <w:rsid w:val="004D3EE4"/>
    <w:rsid w:val="004D4163"/>
    <w:rsid w:val="004D4443"/>
    <w:rsid w:val="004D4C95"/>
    <w:rsid w:val="004D4D35"/>
    <w:rsid w:val="004D6BC7"/>
    <w:rsid w:val="004D6EF3"/>
    <w:rsid w:val="004D7562"/>
    <w:rsid w:val="004E07C6"/>
    <w:rsid w:val="004E0BF9"/>
    <w:rsid w:val="004E11F9"/>
    <w:rsid w:val="004E1CC3"/>
    <w:rsid w:val="004E2850"/>
    <w:rsid w:val="004E2EC7"/>
    <w:rsid w:val="004E31E2"/>
    <w:rsid w:val="004E372D"/>
    <w:rsid w:val="004E3D30"/>
    <w:rsid w:val="004E44FC"/>
    <w:rsid w:val="004E5CC5"/>
    <w:rsid w:val="004E6080"/>
    <w:rsid w:val="004E6226"/>
    <w:rsid w:val="004E6B15"/>
    <w:rsid w:val="004E721A"/>
    <w:rsid w:val="004E72AD"/>
    <w:rsid w:val="004E77E1"/>
    <w:rsid w:val="004F06F4"/>
    <w:rsid w:val="004F0A28"/>
    <w:rsid w:val="004F0A2D"/>
    <w:rsid w:val="004F1185"/>
    <w:rsid w:val="004F16C5"/>
    <w:rsid w:val="004F1E96"/>
    <w:rsid w:val="004F30E1"/>
    <w:rsid w:val="004F3531"/>
    <w:rsid w:val="004F4931"/>
    <w:rsid w:val="004F4FFF"/>
    <w:rsid w:val="004F5752"/>
    <w:rsid w:val="004F5DEF"/>
    <w:rsid w:val="004F676B"/>
    <w:rsid w:val="004F68CC"/>
    <w:rsid w:val="004F6C2A"/>
    <w:rsid w:val="004F7EDD"/>
    <w:rsid w:val="0050384D"/>
    <w:rsid w:val="00503BA7"/>
    <w:rsid w:val="00504976"/>
    <w:rsid w:val="00505CDE"/>
    <w:rsid w:val="00506616"/>
    <w:rsid w:val="00506A0B"/>
    <w:rsid w:val="005102C1"/>
    <w:rsid w:val="005118EA"/>
    <w:rsid w:val="00512326"/>
    <w:rsid w:val="00512515"/>
    <w:rsid w:val="00513079"/>
    <w:rsid w:val="00513DB3"/>
    <w:rsid w:val="00514315"/>
    <w:rsid w:val="00514C50"/>
    <w:rsid w:val="00514E7D"/>
    <w:rsid w:val="00515444"/>
    <w:rsid w:val="0051654D"/>
    <w:rsid w:val="005165FC"/>
    <w:rsid w:val="005176A6"/>
    <w:rsid w:val="00520017"/>
    <w:rsid w:val="00520147"/>
    <w:rsid w:val="00520EE8"/>
    <w:rsid w:val="005210E1"/>
    <w:rsid w:val="0052112C"/>
    <w:rsid w:val="005212A8"/>
    <w:rsid w:val="00522A69"/>
    <w:rsid w:val="00522EB9"/>
    <w:rsid w:val="00522ECD"/>
    <w:rsid w:val="005231CA"/>
    <w:rsid w:val="00524603"/>
    <w:rsid w:val="005254B0"/>
    <w:rsid w:val="00525996"/>
    <w:rsid w:val="00525A6D"/>
    <w:rsid w:val="00525B48"/>
    <w:rsid w:val="00526EB4"/>
    <w:rsid w:val="00530067"/>
    <w:rsid w:val="00530070"/>
    <w:rsid w:val="00530367"/>
    <w:rsid w:val="00531533"/>
    <w:rsid w:val="00531C74"/>
    <w:rsid w:val="00531CE6"/>
    <w:rsid w:val="0053211E"/>
    <w:rsid w:val="00532573"/>
    <w:rsid w:val="00532BD9"/>
    <w:rsid w:val="005330CE"/>
    <w:rsid w:val="005333FF"/>
    <w:rsid w:val="005338A8"/>
    <w:rsid w:val="00533D54"/>
    <w:rsid w:val="00534BFE"/>
    <w:rsid w:val="00535894"/>
    <w:rsid w:val="00535D27"/>
    <w:rsid w:val="005372BD"/>
    <w:rsid w:val="005400A6"/>
    <w:rsid w:val="00540B06"/>
    <w:rsid w:val="00540E76"/>
    <w:rsid w:val="00541963"/>
    <w:rsid w:val="0054299C"/>
    <w:rsid w:val="00542C2E"/>
    <w:rsid w:val="00543582"/>
    <w:rsid w:val="005438B7"/>
    <w:rsid w:val="00544B0D"/>
    <w:rsid w:val="005452AC"/>
    <w:rsid w:val="00545740"/>
    <w:rsid w:val="00545EA3"/>
    <w:rsid w:val="005471CA"/>
    <w:rsid w:val="0054723A"/>
    <w:rsid w:val="0054752B"/>
    <w:rsid w:val="005502B8"/>
    <w:rsid w:val="00551E33"/>
    <w:rsid w:val="00552CA7"/>
    <w:rsid w:val="00552DD7"/>
    <w:rsid w:val="005538F8"/>
    <w:rsid w:val="005540DD"/>
    <w:rsid w:val="0055450F"/>
    <w:rsid w:val="005559F0"/>
    <w:rsid w:val="0055641F"/>
    <w:rsid w:val="00557659"/>
    <w:rsid w:val="005576A3"/>
    <w:rsid w:val="00560043"/>
    <w:rsid w:val="0056120A"/>
    <w:rsid w:val="005617EF"/>
    <w:rsid w:val="00561C1F"/>
    <w:rsid w:val="00562777"/>
    <w:rsid w:val="0056292D"/>
    <w:rsid w:val="005633EF"/>
    <w:rsid w:val="00564ED9"/>
    <w:rsid w:val="005662DC"/>
    <w:rsid w:val="005665EE"/>
    <w:rsid w:val="005669BB"/>
    <w:rsid w:val="00567348"/>
    <w:rsid w:val="00567696"/>
    <w:rsid w:val="005705AA"/>
    <w:rsid w:val="00571950"/>
    <w:rsid w:val="00572336"/>
    <w:rsid w:val="00572D73"/>
    <w:rsid w:val="00572EFF"/>
    <w:rsid w:val="00573ABF"/>
    <w:rsid w:val="00574547"/>
    <w:rsid w:val="00574B37"/>
    <w:rsid w:val="00574D5A"/>
    <w:rsid w:val="005750A9"/>
    <w:rsid w:val="00575760"/>
    <w:rsid w:val="00576D1B"/>
    <w:rsid w:val="00576D25"/>
    <w:rsid w:val="00576D88"/>
    <w:rsid w:val="00576DE4"/>
    <w:rsid w:val="005770D6"/>
    <w:rsid w:val="00577704"/>
    <w:rsid w:val="00577759"/>
    <w:rsid w:val="005777EC"/>
    <w:rsid w:val="00577A2F"/>
    <w:rsid w:val="00581F75"/>
    <w:rsid w:val="00584537"/>
    <w:rsid w:val="00584995"/>
    <w:rsid w:val="00584A57"/>
    <w:rsid w:val="005875D4"/>
    <w:rsid w:val="0058775E"/>
    <w:rsid w:val="0058794C"/>
    <w:rsid w:val="00590444"/>
    <w:rsid w:val="00590F4B"/>
    <w:rsid w:val="00591070"/>
    <w:rsid w:val="00591557"/>
    <w:rsid w:val="0059222C"/>
    <w:rsid w:val="0059286F"/>
    <w:rsid w:val="0059344A"/>
    <w:rsid w:val="00595091"/>
    <w:rsid w:val="00596576"/>
    <w:rsid w:val="00597E4F"/>
    <w:rsid w:val="005A1775"/>
    <w:rsid w:val="005A198B"/>
    <w:rsid w:val="005A1F55"/>
    <w:rsid w:val="005A2416"/>
    <w:rsid w:val="005A2A96"/>
    <w:rsid w:val="005A4583"/>
    <w:rsid w:val="005A4C61"/>
    <w:rsid w:val="005A50BF"/>
    <w:rsid w:val="005A549D"/>
    <w:rsid w:val="005A5B08"/>
    <w:rsid w:val="005A6168"/>
    <w:rsid w:val="005A781B"/>
    <w:rsid w:val="005B0740"/>
    <w:rsid w:val="005B125A"/>
    <w:rsid w:val="005B3284"/>
    <w:rsid w:val="005B3E31"/>
    <w:rsid w:val="005B4AF0"/>
    <w:rsid w:val="005B536F"/>
    <w:rsid w:val="005B545E"/>
    <w:rsid w:val="005B6705"/>
    <w:rsid w:val="005B6988"/>
    <w:rsid w:val="005B783A"/>
    <w:rsid w:val="005B799C"/>
    <w:rsid w:val="005C01A3"/>
    <w:rsid w:val="005C0E95"/>
    <w:rsid w:val="005C1235"/>
    <w:rsid w:val="005C200D"/>
    <w:rsid w:val="005C240D"/>
    <w:rsid w:val="005C2B21"/>
    <w:rsid w:val="005C2EBC"/>
    <w:rsid w:val="005C2FBB"/>
    <w:rsid w:val="005C3044"/>
    <w:rsid w:val="005C3C9D"/>
    <w:rsid w:val="005C4103"/>
    <w:rsid w:val="005C4CC8"/>
    <w:rsid w:val="005C5207"/>
    <w:rsid w:val="005C5304"/>
    <w:rsid w:val="005C7366"/>
    <w:rsid w:val="005C77B2"/>
    <w:rsid w:val="005D0FC5"/>
    <w:rsid w:val="005D0FF6"/>
    <w:rsid w:val="005D1A97"/>
    <w:rsid w:val="005D1F94"/>
    <w:rsid w:val="005D24E1"/>
    <w:rsid w:val="005D2C11"/>
    <w:rsid w:val="005D39B1"/>
    <w:rsid w:val="005D403C"/>
    <w:rsid w:val="005D4FA7"/>
    <w:rsid w:val="005D62E3"/>
    <w:rsid w:val="005E0321"/>
    <w:rsid w:val="005E0680"/>
    <w:rsid w:val="005E12BE"/>
    <w:rsid w:val="005E3203"/>
    <w:rsid w:val="005E5390"/>
    <w:rsid w:val="005E5490"/>
    <w:rsid w:val="005E572D"/>
    <w:rsid w:val="005E5B8E"/>
    <w:rsid w:val="005E5D03"/>
    <w:rsid w:val="005E62E5"/>
    <w:rsid w:val="005E6431"/>
    <w:rsid w:val="005E65D9"/>
    <w:rsid w:val="005E7305"/>
    <w:rsid w:val="005F20C7"/>
    <w:rsid w:val="005F227A"/>
    <w:rsid w:val="005F3210"/>
    <w:rsid w:val="005F3224"/>
    <w:rsid w:val="005F3969"/>
    <w:rsid w:val="005F39A6"/>
    <w:rsid w:val="005F4A7A"/>
    <w:rsid w:val="005F4D5F"/>
    <w:rsid w:val="005F5221"/>
    <w:rsid w:val="005F5460"/>
    <w:rsid w:val="005F5598"/>
    <w:rsid w:val="005F58F9"/>
    <w:rsid w:val="005F5CCE"/>
    <w:rsid w:val="005F67AA"/>
    <w:rsid w:val="005F7283"/>
    <w:rsid w:val="00600A79"/>
    <w:rsid w:val="006017D9"/>
    <w:rsid w:val="00602285"/>
    <w:rsid w:val="00604240"/>
    <w:rsid w:val="006051C8"/>
    <w:rsid w:val="006053E9"/>
    <w:rsid w:val="00605C45"/>
    <w:rsid w:val="00605CEF"/>
    <w:rsid w:val="006072D1"/>
    <w:rsid w:val="006074C2"/>
    <w:rsid w:val="00607D4D"/>
    <w:rsid w:val="00607F05"/>
    <w:rsid w:val="00607F1C"/>
    <w:rsid w:val="00610057"/>
    <w:rsid w:val="00611FBD"/>
    <w:rsid w:val="006131F0"/>
    <w:rsid w:val="0061390D"/>
    <w:rsid w:val="00613FF2"/>
    <w:rsid w:val="0061458D"/>
    <w:rsid w:val="006167E1"/>
    <w:rsid w:val="00617097"/>
    <w:rsid w:val="0061733A"/>
    <w:rsid w:val="0062016B"/>
    <w:rsid w:val="00620291"/>
    <w:rsid w:val="00621010"/>
    <w:rsid w:val="006210A4"/>
    <w:rsid w:val="006220F8"/>
    <w:rsid w:val="0062248D"/>
    <w:rsid w:val="00623AD0"/>
    <w:rsid w:val="00624441"/>
    <w:rsid w:val="0062451E"/>
    <w:rsid w:val="006245E9"/>
    <w:rsid w:val="00624E8F"/>
    <w:rsid w:val="00625B08"/>
    <w:rsid w:val="00627152"/>
    <w:rsid w:val="00630325"/>
    <w:rsid w:val="00631A8A"/>
    <w:rsid w:val="00633978"/>
    <w:rsid w:val="0063402C"/>
    <w:rsid w:val="0063427A"/>
    <w:rsid w:val="006357D4"/>
    <w:rsid w:val="00635ADF"/>
    <w:rsid w:val="0063733E"/>
    <w:rsid w:val="006376F5"/>
    <w:rsid w:val="00640470"/>
    <w:rsid w:val="00640686"/>
    <w:rsid w:val="00640CC2"/>
    <w:rsid w:val="00642DB5"/>
    <w:rsid w:val="00643238"/>
    <w:rsid w:val="00643376"/>
    <w:rsid w:val="00643D45"/>
    <w:rsid w:val="00644F77"/>
    <w:rsid w:val="00645B06"/>
    <w:rsid w:val="006462B2"/>
    <w:rsid w:val="0064652B"/>
    <w:rsid w:val="006504C8"/>
    <w:rsid w:val="00650B2C"/>
    <w:rsid w:val="00650D0A"/>
    <w:rsid w:val="00651857"/>
    <w:rsid w:val="00652A99"/>
    <w:rsid w:val="00653F2E"/>
    <w:rsid w:val="00653FE2"/>
    <w:rsid w:val="00654BD1"/>
    <w:rsid w:val="00655786"/>
    <w:rsid w:val="00656191"/>
    <w:rsid w:val="00656679"/>
    <w:rsid w:val="00656B48"/>
    <w:rsid w:val="00656B5B"/>
    <w:rsid w:val="00656DBD"/>
    <w:rsid w:val="00657009"/>
    <w:rsid w:val="00657201"/>
    <w:rsid w:val="006602B7"/>
    <w:rsid w:val="0066062C"/>
    <w:rsid w:val="0066133A"/>
    <w:rsid w:val="00661486"/>
    <w:rsid w:val="0066246D"/>
    <w:rsid w:val="0066363F"/>
    <w:rsid w:val="00664952"/>
    <w:rsid w:val="00664F5B"/>
    <w:rsid w:val="006668C6"/>
    <w:rsid w:val="00666A92"/>
    <w:rsid w:val="00667285"/>
    <w:rsid w:val="00667CA9"/>
    <w:rsid w:val="00670918"/>
    <w:rsid w:val="00670EDB"/>
    <w:rsid w:val="00670F92"/>
    <w:rsid w:val="0067181B"/>
    <w:rsid w:val="00672D50"/>
    <w:rsid w:val="00673221"/>
    <w:rsid w:val="00674568"/>
    <w:rsid w:val="0067460A"/>
    <w:rsid w:val="00674C36"/>
    <w:rsid w:val="006755B6"/>
    <w:rsid w:val="00677902"/>
    <w:rsid w:val="00680E1E"/>
    <w:rsid w:val="0068106E"/>
    <w:rsid w:val="00681E9F"/>
    <w:rsid w:val="00682146"/>
    <w:rsid w:val="0068295F"/>
    <w:rsid w:val="00682CF3"/>
    <w:rsid w:val="00682F94"/>
    <w:rsid w:val="006842D7"/>
    <w:rsid w:val="00684477"/>
    <w:rsid w:val="0068470C"/>
    <w:rsid w:val="00684874"/>
    <w:rsid w:val="006848FE"/>
    <w:rsid w:val="006851C5"/>
    <w:rsid w:val="006856D8"/>
    <w:rsid w:val="00686166"/>
    <w:rsid w:val="00686D56"/>
    <w:rsid w:val="00686E16"/>
    <w:rsid w:val="00687341"/>
    <w:rsid w:val="00687384"/>
    <w:rsid w:val="00687E7F"/>
    <w:rsid w:val="006905E8"/>
    <w:rsid w:val="00691AF8"/>
    <w:rsid w:val="00693061"/>
    <w:rsid w:val="00693FA4"/>
    <w:rsid w:val="00695A8E"/>
    <w:rsid w:val="00695AF3"/>
    <w:rsid w:val="006963B8"/>
    <w:rsid w:val="006967D6"/>
    <w:rsid w:val="00696D69"/>
    <w:rsid w:val="006973EF"/>
    <w:rsid w:val="00697D2E"/>
    <w:rsid w:val="006A01E7"/>
    <w:rsid w:val="006A087B"/>
    <w:rsid w:val="006A0A3F"/>
    <w:rsid w:val="006A0FF6"/>
    <w:rsid w:val="006A19E7"/>
    <w:rsid w:val="006A1DAC"/>
    <w:rsid w:val="006A216B"/>
    <w:rsid w:val="006A282D"/>
    <w:rsid w:val="006A4F30"/>
    <w:rsid w:val="006A7B87"/>
    <w:rsid w:val="006B0241"/>
    <w:rsid w:val="006B07BE"/>
    <w:rsid w:val="006B11C9"/>
    <w:rsid w:val="006B1560"/>
    <w:rsid w:val="006B240E"/>
    <w:rsid w:val="006B3465"/>
    <w:rsid w:val="006B4279"/>
    <w:rsid w:val="006B4699"/>
    <w:rsid w:val="006B64FC"/>
    <w:rsid w:val="006B654B"/>
    <w:rsid w:val="006B65FA"/>
    <w:rsid w:val="006B67BF"/>
    <w:rsid w:val="006B6D92"/>
    <w:rsid w:val="006C0657"/>
    <w:rsid w:val="006C0E51"/>
    <w:rsid w:val="006C1323"/>
    <w:rsid w:val="006C15A3"/>
    <w:rsid w:val="006C1807"/>
    <w:rsid w:val="006C2F21"/>
    <w:rsid w:val="006C3FD9"/>
    <w:rsid w:val="006C4DE6"/>
    <w:rsid w:val="006C4E11"/>
    <w:rsid w:val="006C55F2"/>
    <w:rsid w:val="006C61BE"/>
    <w:rsid w:val="006C7098"/>
    <w:rsid w:val="006C77B3"/>
    <w:rsid w:val="006D1CE0"/>
    <w:rsid w:val="006D37F3"/>
    <w:rsid w:val="006D4572"/>
    <w:rsid w:val="006D47EA"/>
    <w:rsid w:val="006D4970"/>
    <w:rsid w:val="006D4DC3"/>
    <w:rsid w:val="006D4F59"/>
    <w:rsid w:val="006D5E2D"/>
    <w:rsid w:val="006D67C8"/>
    <w:rsid w:val="006D6896"/>
    <w:rsid w:val="006D75E1"/>
    <w:rsid w:val="006E0D9F"/>
    <w:rsid w:val="006E2111"/>
    <w:rsid w:val="006E2407"/>
    <w:rsid w:val="006E2745"/>
    <w:rsid w:val="006E34C4"/>
    <w:rsid w:val="006E3BDB"/>
    <w:rsid w:val="006E3DF7"/>
    <w:rsid w:val="006E4EC6"/>
    <w:rsid w:val="006E5AE0"/>
    <w:rsid w:val="006E5E83"/>
    <w:rsid w:val="006E766D"/>
    <w:rsid w:val="006F08F3"/>
    <w:rsid w:val="006F164C"/>
    <w:rsid w:val="006F1B75"/>
    <w:rsid w:val="006F1E6D"/>
    <w:rsid w:val="006F1FDA"/>
    <w:rsid w:val="006F30B6"/>
    <w:rsid w:val="006F4C3D"/>
    <w:rsid w:val="006F4D5F"/>
    <w:rsid w:val="006F6B50"/>
    <w:rsid w:val="006F72A6"/>
    <w:rsid w:val="007007A9"/>
    <w:rsid w:val="00700FAD"/>
    <w:rsid w:val="007032B9"/>
    <w:rsid w:val="00703389"/>
    <w:rsid w:val="007035AC"/>
    <w:rsid w:val="00704293"/>
    <w:rsid w:val="00704AA9"/>
    <w:rsid w:val="00705078"/>
    <w:rsid w:val="0070519C"/>
    <w:rsid w:val="007064E2"/>
    <w:rsid w:val="0070745B"/>
    <w:rsid w:val="00710245"/>
    <w:rsid w:val="007104D7"/>
    <w:rsid w:val="00710B82"/>
    <w:rsid w:val="00711023"/>
    <w:rsid w:val="00711388"/>
    <w:rsid w:val="00711557"/>
    <w:rsid w:val="00711634"/>
    <w:rsid w:val="0071486E"/>
    <w:rsid w:val="00714DDF"/>
    <w:rsid w:val="00714EA2"/>
    <w:rsid w:val="007151F4"/>
    <w:rsid w:val="00717CD9"/>
    <w:rsid w:val="00717DD7"/>
    <w:rsid w:val="00717EB0"/>
    <w:rsid w:val="00717F13"/>
    <w:rsid w:val="00720A00"/>
    <w:rsid w:val="00720F98"/>
    <w:rsid w:val="0072125A"/>
    <w:rsid w:val="0072172B"/>
    <w:rsid w:val="00722103"/>
    <w:rsid w:val="00722BF3"/>
    <w:rsid w:val="007238CA"/>
    <w:rsid w:val="00723A97"/>
    <w:rsid w:val="007250AF"/>
    <w:rsid w:val="00726408"/>
    <w:rsid w:val="007268B4"/>
    <w:rsid w:val="00726AF2"/>
    <w:rsid w:val="0072761B"/>
    <w:rsid w:val="00727EB7"/>
    <w:rsid w:val="00731199"/>
    <w:rsid w:val="00731916"/>
    <w:rsid w:val="00731E7F"/>
    <w:rsid w:val="00732761"/>
    <w:rsid w:val="0073330F"/>
    <w:rsid w:val="0073360E"/>
    <w:rsid w:val="00733CD2"/>
    <w:rsid w:val="0073420A"/>
    <w:rsid w:val="00734DA0"/>
    <w:rsid w:val="00734E52"/>
    <w:rsid w:val="00735CE8"/>
    <w:rsid w:val="00736344"/>
    <w:rsid w:val="0074039E"/>
    <w:rsid w:val="00741500"/>
    <w:rsid w:val="00741918"/>
    <w:rsid w:val="00742825"/>
    <w:rsid w:val="00743C3B"/>
    <w:rsid w:val="00744580"/>
    <w:rsid w:val="00744D3F"/>
    <w:rsid w:val="00744ED0"/>
    <w:rsid w:val="00744F3B"/>
    <w:rsid w:val="00746046"/>
    <w:rsid w:val="00746D42"/>
    <w:rsid w:val="00746E04"/>
    <w:rsid w:val="00746E4E"/>
    <w:rsid w:val="00747D73"/>
    <w:rsid w:val="00747D9A"/>
    <w:rsid w:val="00750616"/>
    <w:rsid w:val="00750C1E"/>
    <w:rsid w:val="0075251F"/>
    <w:rsid w:val="00753768"/>
    <w:rsid w:val="00757185"/>
    <w:rsid w:val="00762278"/>
    <w:rsid w:val="007629BF"/>
    <w:rsid w:val="00763752"/>
    <w:rsid w:val="00764121"/>
    <w:rsid w:val="00764FEE"/>
    <w:rsid w:val="007658BC"/>
    <w:rsid w:val="00766FE4"/>
    <w:rsid w:val="007701D4"/>
    <w:rsid w:val="0077048D"/>
    <w:rsid w:val="00770949"/>
    <w:rsid w:val="0077114D"/>
    <w:rsid w:val="00773557"/>
    <w:rsid w:val="00775143"/>
    <w:rsid w:val="00775307"/>
    <w:rsid w:val="00775579"/>
    <w:rsid w:val="00775915"/>
    <w:rsid w:val="00776759"/>
    <w:rsid w:val="00776EE5"/>
    <w:rsid w:val="0077707D"/>
    <w:rsid w:val="00780587"/>
    <w:rsid w:val="00780991"/>
    <w:rsid w:val="00782B4B"/>
    <w:rsid w:val="00783783"/>
    <w:rsid w:val="00783FE7"/>
    <w:rsid w:val="007854F2"/>
    <w:rsid w:val="00785A14"/>
    <w:rsid w:val="0078663A"/>
    <w:rsid w:val="007866E3"/>
    <w:rsid w:val="00786988"/>
    <w:rsid w:val="00786AB6"/>
    <w:rsid w:val="007875D8"/>
    <w:rsid w:val="007878BB"/>
    <w:rsid w:val="00787F6B"/>
    <w:rsid w:val="00790CDF"/>
    <w:rsid w:val="00791560"/>
    <w:rsid w:val="0079258C"/>
    <w:rsid w:val="00792F27"/>
    <w:rsid w:val="007938AC"/>
    <w:rsid w:val="007940E0"/>
    <w:rsid w:val="007947DA"/>
    <w:rsid w:val="00794820"/>
    <w:rsid w:val="00794C38"/>
    <w:rsid w:val="00794FE9"/>
    <w:rsid w:val="00795379"/>
    <w:rsid w:val="0079555E"/>
    <w:rsid w:val="007969F3"/>
    <w:rsid w:val="007A0A48"/>
    <w:rsid w:val="007A0EFA"/>
    <w:rsid w:val="007A1262"/>
    <w:rsid w:val="007A1331"/>
    <w:rsid w:val="007A13B7"/>
    <w:rsid w:val="007A1421"/>
    <w:rsid w:val="007A18DB"/>
    <w:rsid w:val="007A1A88"/>
    <w:rsid w:val="007A1B29"/>
    <w:rsid w:val="007A1F6D"/>
    <w:rsid w:val="007A4553"/>
    <w:rsid w:val="007A45CF"/>
    <w:rsid w:val="007A4D0D"/>
    <w:rsid w:val="007A5030"/>
    <w:rsid w:val="007A510B"/>
    <w:rsid w:val="007A5428"/>
    <w:rsid w:val="007A63B5"/>
    <w:rsid w:val="007A7D18"/>
    <w:rsid w:val="007B05C1"/>
    <w:rsid w:val="007B0DE4"/>
    <w:rsid w:val="007B16E1"/>
    <w:rsid w:val="007B2D68"/>
    <w:rsid w:val="007B3B1C"/>
    <w:rsid w:val="007B3D34"/>
    <w:rsid w:val="007B5172"/>
    <w:rsid w:val="007B5D4A"/>
    <w:rsid w:val="007B69BF"/>
    <w:rsid w:val="007C012B"/>
    <w:rsid w:val="007C1818"/>
    <w:rsid w:val="007C3175"/>
    <w:rsid w:val="007C41A4"/>
    <w:rsid w:val="007C4CAD"/>
    <w:rsid w:val="007C619C"/>
    <w:rsid w:val="007C7F6A"/>
    <w:rsid w:val="007D0B61"/>
    <w:rsid w:val="007D11FC"/>
    <w:rsid w:val="007D1B97"/>
    <w:rsid w:val="007D221B"/>
    <w:rsid w:val="007D39A1"/>
    <w:rsid w:val="007D4557"/>
    <w:rsid w:val="007D6C0F"/>
    <w:rsid w:val="007D71C7"/>
    <w:rsid w:val="007E0BD9"/>
    <w:rsid w:val="007E15EE"/>
    <w:rsid w:val="007E1B01"/>
    <w:rsid w:val="007E5D7B"/>
    <w:rsid w:val="007E633B"/>
    <w:rsid w:val="007E6888"/>
    <w:rsid w:val="007E68F5"/>
    <w:rsid w:val="007E6B96"/>
    <w:rsid w:val="007F18DB"/>
    <w:rsid w:val="007F1922"/>
    <w:rsid w:val="007F2221"/>
    <w:rsid w:val="007F3964"/>
    <w:rsid w:val="007F4949"/>
    <w:rsid w:val="007F4EA0"/>
    <w:rsid w:val="007F5811"/>
    <w:rsid w:val="007F5852"/>
    <w:rsid w:val="007F6791"/>
    <w:rsid w:val="007F6A93"/>
    <w:rsid w:val="00800C08"/>
    <w:rsid w:val="00800C9D"/>
    <w:rsid w:val="00801233"/>
    <w:rsid w:val="00801CA9"/>
    <w:rsid w:val="00803E1E"/>
    <w:rsid w:val="00803EF0"/>
    <w:rsid w:val="008040AF"/>
    <w:rsid w:val="00804F8D"/>
    <w:rsid w:val="00806616"/>
    <w:rsid w:val="00806632"/>
    <w:rsid w:val="00806E0C"/>
    <w:rsid w:val="008076C0"/>
    <w:rsid w:val="00807850"/>
    <w:rsid w:val="008105A3"/>
    <w:rsid w:val="00811007"/>
    <w:rsid w:val="00811CA8"/>
    <w:rsid w:val="00812A2C"/>
    <w:rsid w:val="00813165"/>
    <w:rsid w:val="00813C98"/>
    <w:rsid w:val="00814FB1"/>
    <w:rsid w:val="00814FF3"/>
    <w:rsid w:val="00815818"/>
    <w:rsid w:val="008168E9"/>
    <w:rsid w:val="0081700B"/>
    <w:rsid w:val="0081753A"/>
    <w:rsid w:val="00817872"/>
    <w:rsid w:val="0082002E"/>
    <w:rsid w:val="00820CCD"/>
    <w:rsid w:val="00820D4D"/>
    <w:rsid w:val="00821855"/>
    <w:rsid w:val="00823BFD"/>
    <w:rsid w:val="00823DC7"/>
    <w:rsid w:val="00823F6D"/>
    <w:rsid w:val="00824704"/>
    <w:rsid w:val="00824CD3"/>
    <w:rsid w:val="00824CF8"/>
    <w:rsid w:val="00826104"/>
    <w:rsid w:val="008264CE"/>
    <w:rsid w:val="008269CC"/>
    <w:rsid w:val="00826B6D"/>
    <w:rsid w:val="00830B0D"/>
    <w:rsid w:val="008323CE"/>
    <w:rsid w:val="008328FE"/>
    <w:rsid w:val="00832C0E"/>
    <w:rsid w:val="00833665"/>
    <w:rsid w:val="00834ADF"/>
    <w:rsid w:val="00835004"/>
    <w:rsid w:val="00835578"/>
    <w:rsid w:val="00835B3F"/>
    <w:rsid w:val="00836D0F"/>
    <w:rsid w:val="00837A80"/>
    <w:rsid w:val="00837CBB"/>
    <w:rsid w:val="00841B46"/>
    <w:rsid w:val="00842656"/>
    <w:rsid w:val="008429BF"/>
    <w:rsid w:val="00843095"/>
    <w:rsid w:val="0084454D"/>
    <w:rsid w:val="00844F64"/>
    <w:rsid w:val="008450D5"/>
    <w:rsid w:val="00845476"/>
    <w:rsid w:val="00845623"/>
    <w:rsid w:val="00845FE3"/>
    <w:rsid w:val="00846EA7"/>
    <w:rsid w:val="00847786"/>
    <w:rsid w:val="0084778D"/>
    <w:rsid w:val="00847941"/>
    <w:rsid w:val="008479B0"/>
    <w:rsid w:val="008517C6"/>
    <w:rsid w:val="00853438"/>
    <w:rsid w:val="008555EB"/>
    <w:rsid w:val="00856363"/>
    <w:rsid w:val="00856C02"/>
    <w:rsid w:val="00857C9F"/>
    <w:rsid w:val="00857CC3"/>
    <w:rsid w:val="00857D9C"/>
    <w:rsid w:val="008605A7"/>
    <w:rsid w:val="00861C0B"/>
    <w:rsid w:val="00862346"/>
    <w:rsid w:val="00862576"/>
    <w:rsid w:val="00862DDA"/>
    <w:rsid w:val="008630EE"/>
    <w:rsid w:val="008647E2"/>
    <w:rsid w:val="00865068"/>
    <w:rsid w:val="00865976"/>
    <w:rsid w:val="00865D10"/>
    <w:rsid w:val="00867076"/>
    <w:rsid w:val="00870835"/>
    <w:rsid w:val="00871348"/>
    <w:rsid w:val="00871690"/>
    <w:rsid w:val="00873171"/>
    <w:rsid w:val="008732EB"/>
    <w:rsid w:val="008738EB"/>
    <w:rsid w:val="00873A4F"/>
    <w:rsid w:val="00873AEB"/>
    <w:rsid w:val="00873B22"/>
    <w:rsid w:val="00873C03"/>
    <w:rsid w:val="00873E4E"/>
    <w:rsid w:val="008741A7"/>
    <w:rsid w:val="00876068"/>
    <w:rsid w:val="008769A1"/>
    <w:rsid w:val="00877200"/>
    <w:rsid w:val="00880077"/>
    <w:rsid w:val="00880AE0"/>
    <w:rsid w:val="00880E83"/>
    <w:rsid w:val="008813FA"/>
    <w:rsid w:val="00881CB7"/>
    <w:rsid w:val="00882862"/>
    <w:rsid w:val="00884046"/>
    <w:rsid w:val="00885D00"/>
    <w:rsid w:val="00887C28"/>
    <w:rsid w:val="00890A93"/>
    <w:rsid w:val="008918AE"/>
    <w:rsid w:val="00892AEB"/>
    <w:rsid w:val="0089363F"/>
    <w:rsid w:val="00893650"/>
    <w:rsid w:val="00893655"/>
    <w:rsid w:val="008941D6"/>
    <w:rsid w:val="00894ABB"/>
    <w:rsid w:val="00894B6F"/>
    <w:rsid w:val="00894BF5"/>
    <w:rsid w:val="00894EC1"/>
    <w:rsid w:val="008952DC"/>
    <w:rsid w:val="00895659"/>
    <w:rsid w:val="008964D5"/>
    <w:rsid w:val="00896BBC"/>
    <w:rsid w:val="0089730C"/>
    <w:rsid w:val="00897803"/>
    <w:rsid w:val="00897C7E"/>
    <w:rsid w:val="008A0471"/>
    <w:rsid w:val="008A0799"/>
    <w:rsid w:val="008A0C8F"/>
    <w:rsid w:val="008A0CC2"/>
    <w:rsid w:val="008A129D"/>
    <w:rsid w:val="008A225A"/>
    <w:rsid w:val="008A26A4"/>
    <w:rsid w:val="008A319A"/>
    <w:rsid w:val="008A31FE"/>
    <w:rsid w:val="008A3B6B"/>
    <w:rsid w:val="008A3F49"/>
    <w:rsid w:val="008A4906"/>
    <w:rsid w:val="008A4C69"/>
    <w:rsid w:val="008A4D90"/>
    <w:rsid w:val="008A51A0"/>
    <w:rsid w:val="008A5717"/>
    <w:rsid w:val="008A7259"/>
    <w:rsid w:val="008A79D4"/>
    <w:rsid w:val="008A7BCD"/>
    <w:rsid w:val="008A7D84"/>
    <w:rsid w:val="008B04D9"/>
    <w:rsid w:val="008B0A8E"/>
    <w:rsid w:val="008B1DA8"/>
    <w:rsid w:val="008B1DC5"/>
    <w:rsid w:val="008B2888"/>
    <w:rsid w:val="008B365C"/>
    <w:rsid w:val="008B3E8A"/>
    <w:rsid w:val="008B5006"/>
    <w:rsid w:val="008B5F41"/>
    <w:rsid w:val="008B66F9"/>
    <w:rsid w:val="008B67C3"/>
    <w:rsid w:val="008B7AC5"/>
    <w:rsid w:val="008B7EAD"/>
    <w:rsid w:val="008C0A92"/>
    <w:rsid w:val="008C16E1"/>
    <w:rsid w:val="008C4F50"/>
    <w:rsid w:val="008C53EA"/>
    <w:rsid w:val="008C57A9"/>
    <w:rsid w:val="008C57E2"/>
    <w:rsid w:val="008C5DCD"/>
    <w:rsid w:val="008C5F33"/>
    <w:rsid w:val="008C635C"/>
    <w:rsid w:val="008C69F1"/>
    <w:rsid w:val="008C6D50"/>
    <w:rsid w:val="008C6F69"/>
    <w:rsid w:val="008C7402"/>
    <w:rsid w:val="008C7884"/>
    <w:rsid w:val="008C7C05"/>
    <w:rsid w:val="008D0167"/>
    <w:rsid w:val="008D099C"/>
    <w:rsid w:val="008D11E4"/>
    <w:rsid w:val="008D28D4"/>
    <w:rsid w:val="008D2920"/>
    <w:rsid w:val="008D2BB9"/>
    <w:rsid w:val="008D2E93"/>
    <w:rsid w:val="008D310E"/>
    <w:rsid w:val="008D3D35"/>
    <w:rsid w:val="008D4E59"/>
    <w:rsid w:val="008D5F3F"/>
    <w:rsid w:val="008D62CA"/>
    <w:rsid w:val="008D7493"/>
    <w:rsid w:val="008E0012"/>
    <w:rsid w:val="008E096B"/>
    <w:rsid w:val="008E0E85"/>
    <w:rsid w:val="008E1297"/>
    <w:rsid w:val="008E1ABD"/>
    <w:rsid w:val="008E1AFB"/>
    <w:rsid w:val="008E274A"/>
    <w:rsid w:val="008E2789"/>
    <w:rsid w:val="008E2A53"/>
    <w:rsid w:val="008E2B5B"/>
    <w:rsid w:val="008E3989"/>
    <w:rsid w:val="008E54F8"/>
    <w:rsid w:val="008E5BB1"/>
    <w:rsid w:val="008E6631"/>
    <w:rsid w:val="008E6C84"/>
    <w:rsid w:val="008E7B78"/>
    <w:rsid w:val="008F016F"/>
    <w:rsid w:val="008F05E6"/>
    <w:rsid w:val="008F0A3A"/>
    <w:rsid w:val="008F220F"/>
    <w:rsid w:val="008F22B2"/>
    <w:rsid w:val="008F290D"/>
    <w:rsid w:val="008F3ED8"/>
    <w:rsid w:val="008F3F34"/>
    <w:rsid w:val="008F4E47"/>
    <w:rsid w:val="008F5C44"/>
    <w:rsid w:val="008F615A"/>
    <w:rsid w:val="008F64E8"/>
    <w:rsid w:val="008F70BA"/>
    <w:rsid w:val="00902348"/>
    <w:rsid w:val="0090237A"/>
    <w:rsid w:val="00902BDA"/>
    <w:rsid w:val="00903687"/>
    <w:rsid w:val="00905EB0"/>
    <w:rsid w:val="00906269"/>
    <w:rsid w:val="009070F3"/>
    <w:rsid w:val="0090795F"/>
    <w:rsid w:val="00907A48"/>
    <w:rsid w:val="00910DDA"/>
    <w:rsid w:val="00911735"/>
    <w:rsid w:val="00911D4B"/>
    <w:rsid w:val="009120B0"/>
    <w:rsid w:val="009129CE"/>
    <w:rsid w:val="00915C79"/>
    <w:rsid w:val="00916CFE"/>
    <w:rsid w:val="009176BD"/>
    <w:rsid w:val="009203BD"/>
    <w:rsid w:val="00920F69"/>
    <w:rsid w:val="0092207E"/>
    <w:rsid w:val="009226A3"/>
    <w:rsid w:val="00922CA9"/>
    <w:rsid w:val="00925659"/>
    <w:rsid w:val="0092582B"/>
    <w:rsid w:val="00925A07"/>
    <w:rsid w:val="00925A74"/>
    <w:rsid w:val="0092646B"/>
    <w:rsid w:val="00927834"/>
    <w:rsid w:val="00932B3E"/>
    <w:rsid w:val="00932F41"/>
    <w:rsid w:val="009334F6"/>
    <w:rsid w:val="009337FE"/>
    <w:rsid w:val="00934373"/>
    <w:rsid w:val="00934B39"/>
    <w:rsid w:val="00934F61"/>
    <w:rsid w:val="0093543C"/>
    <w:rsid w:val="009357B0"/>
    <w:rsid w:val="009359A7"/>
    <w:rsid w:val="009360D5"/>
    <w:rsid w:val="009365B5"/>
    <w:rsid w:val="009407D2"/>
    <w:rsid w:val="00940F1B"/>
    <w:rsid w:val="00941023"/>
    <w:rsid w:val="009418C3"/>
    <w:rsid w:val="009447A9"/>
    <w:rsid w:val="00944FEE"/>
    <w:rsid w:val="0094583D"/>
    <w:rsid w:val="0094594C"/>
    <w:rsid w:val="00945C3D"/>
    <w:rsid w:val="009467DA"/>
    <w:rsid w:val="0094706B"/>
    <w:rsid w:val="0095080F"/>
    <w:rsid w:val="00950D03"/>
    <w:rsid w:val="009512DE"/>
    <w:rsid w:val="0095182D"/>
    <w:rsid w:val="00952582"/>
    <w:rsid w:val="00952938"/>
    <w:rsid w:val="00953E01"/>
    <w:rsid w:val="0095451A"/>
    <w:rsid w:val="00954C76"/>
    <w:rsid w:val="00955A38"/>
    <w:rsid w:val="009601D1"/>
    <w:rsid w:val="00961157"/>
    <w:rsid w:val="009617F0"/>
    <w:rsid w:val="00961A7A"/>
    <w:rsid w:val="00961F6F"/>
    <w:rsid w:val="00962255"/>
    <w:rsid w:val="009628FC"/>
    <w:rsid w:val="00963259"/>
    <w:rsid w:val="0096330A"/>
    <w:rsid w:val="00963412"/>
    <w:rsid w:val="00964990"/>
    <w:rsid w:val="009653FF"/>
    <w:rsid w:val="009660C0"/>
    <w:rsid w:val="00966867"/>
    <w:rsid w:val="00966DB0"/>
    <w:rsid w:val="009675B5"/>
    <w:rsid w:val="00967CBF"/>
    <w:rsid w:val="009708E9"/>
    <w:rsid w:val="00972377"/>
    <w:rsid w:val="00972887"/>
    <w:rsid w:val="009732CD"/>
    <w:rsid w:val="00973E83"/>
    <w:rsid w:val="009762F3"/>
    <w:rsid w:val="009779FB"/>
    <w:rsid w:val="00977E3D"/>
    <w:rsid w:val="009806B3"/>
    <w:rsid w:val="00980D63"/>
    <w:rsid w:val="009814B5"/>
    <w:rsid w:val="00983834"/>
    <w:rsid w:val="009843DA"/>
    <w:rsid w:val="00985573"/>
    <w:rsid w:val="00985770"/>
    <w:rsid w:val="00986CF8"/>
    <w:rsid w:val="00990761"/>
    <w:rsid w:val="009909CE"/>
    <w:rsid w:val="00990D50"/>
    <w:rsid w:val="0099177F"/>
    <w:rsid w:val="009922E2"/>
    <w:rsid w:val="009929D7"/>
    <w:rsid w:val="00992A27"/>
    <w:rsid w:val="00992AC0"/>
    <w:rsid w:val="00993186"/>
    <w:rsid w:val="009932F3"/>
    <w:rsid w:val="00993814"/>
    <w:rsid w:val="00995740"/>
    <w:rsid w:val="00995B68"/>
    <w:rsid w:val="00995F9E"/>
    <w:rsid w:val="00996477"/>
    <w:rsid w:val="009964FB"/>
    <w:rsid w:val="00997D15"/>
    <w:rsid w:val="00997D83"/>
    <w:rsid w:val="009A03B3"/>
    <w:rsid w:val="009A1B26"/>
    <w:rsid w:val="009A220B"/>
    <w:rsid w:val="009A2584"/>
    <w:rsid w:val="009A2CD8"/>
    <w:rsid w:val="009A43EC"/>
    <w:rsid w:val="009A43ED"/>
    <w:rsid w:val="009A529B"/>
    <w:rsid w:val="009A6D2F"/>
    <w:rsid w:val="009A7D80"/>
    <w:rsid w:val="009B19BC"/>
    <w:rsid w:val="009B3148"/>
    <w:rsid w:val="009B36B6"/>
    <w:rsid w:val="009B38DE"/>
    <w:rsid w:val="009B3D8A"/>
    <w:rsid w:val="009B4D9B"/>
    <w:rsid w:val="009B5882"/>
    <w:rsid w:val="009B7210"/>
    <w:rsid w:val="009B75CD"/>
    <w:rsid w:val="009C076E"/>
    <w:rsid w:val="009C0881"/>
    <w:rsid w:val="009C091D"/>
    <w:rsid w:val="009C47E7"/>
    <w:rsid w:val="009C51D5"/>
    <w:rsid w:val="009C54A1"/>
    <w:rsid w:val="009C7AC4"/>
    <w:rsid w:val="009D01C6"/>
    <w:rsid w:val="009D0F16"/>
    <w:rsid w:val="009D26AF"/>
    <w:rsid w:val="009D2F99"/>
    <w:rsid w:val="009D3385"/>
    <w:rsid w:val="009D4915"/>
    <w:rsid w:val="009D6999"/>
    <w:rsid w:val="009D6E23"/>
    <w:rsid w:val="009E03C1"/>
    <w:rsid w:val="009E123F"/>
    <w:rsid w:val="009E26D5"/>
    <w:rsid w:val="009E2F2A"/>
    <w:rsid w:val="009E37CE"/>
    <w:rsid w:val="009E4BF4"/>
    <w:rsid w:val="009E5D9B"/>
    <w:rsid w:val="009E6354"/>
    <w:rsid w:val="009F01B4"/>
    <w:rsid w:val="009F1067"/>
    <w:rsid w:val="009F10EB"/>
    <w:rsid w:val="009F1BF3"/>
    <w:rsid w:val="009F1CF6"/>
    <w:rsid w:val="009F2B04"/>
    <w:rsid w:val="009F3068"/>
    <w:rsid w:val="009F3A0D"/>
    <w:rsid w:val="009F5CB0"/>
    <w:rsid w:val="009F6146"/>
    <w:rsid w:val="009F626C"/>
    <w:rsid w:val="009F7A19"/>
    <w:rsid w:val="00A0063C"/>
    <w:rsid w:val="00A0136B"/>
    <w:rsid w:val="00A014CA"/>
    <w:rsid w:val="00A01555"/>
    <w:rsid w:val="00A0226C"/>
    <w:rsid w:val="00A02678"/>
    <w:rsid w:val="00A02A5C"/>
    <w:rsid w:val="00A04E12"/>
    <w:rsid w:val="00A05C03"/>
    <w:rsid w:val="00A1116F"/>
    <w:rsid w:val="00A11F31"/>
    <w:rsid w:val="00A1234F"/>
    <w:rsid w:val="00A12375"/>
    <w:rsid w:val="00A12503"/>
    <w:rsid w:val="00A12B45"/>
    <w:rsid w:val="00A12D6F"/>
    <w:rsid w:val="00A12E82"/>
    <w:rsid w:val="00A1392D"/>
    <w:rsid w:val="00A13938"/>
    <w:rsid w:val="00A1490D"/>
    <w:rsid w:val="00A152BA"/>
    <w:rsid w:val="00A15B60"/>
    <w:rsid w:val="00A15BCB"/>
    <w:rsid w:val="00A16642"/>
    <w:rsid w:val="00A16AC4"/>
    <w:rsid w:val="00A17B39"/>
    <w:rsid w:val="00A20053"/>
    <w:rsid w:val="00A20D73"/>
    <w:rsid w:val="00A21D1C"/>
    <w:rsid w:val="00A21DA4"/>
    <w:rsid w:val="00A22C5E"/>
    <w:rsid w:val="00A23B48"/>
    <w:rsid w:val="00A23D31"/>
    <w:rsid w:val="00A24FC0"/>
    <w:rsid w:val="00A2500F"/>
    <w:rsid w:val="00A26DF9"/>
    <w:rsid w:val="00A26F03"/>
    <w:rsid w:val="00A26FA2"/>
    <w:rsid w:val="00A308AE"/>
    <w:rsid w:val="00A319BF"/>
    <w:rsid w:val="00A31DEE"/>
    <w:rsid w:val="00A322D6"/>
    <w:rsid w:val="00A335DD"/>
    <w:rsid w:val="00A344B7"/>
    <w:rsid w:val="00A34B6C"/>
    <w:rsid w:val="00A34DAA"/>
    <w:rsid w:val="00A35A98"/>
    <w:rsid w:val="00A368D9"/>
    <w:rsid w:val="00A36EE1"/>
    <w:rsid w:val="00A372AF"/>
    <w:rsid w:val="00A374FF"/>
    <w:rsid w:val="00A37CFE"/>
    <w:rsid w:val="00A401BC"/>
    <w:rsid w:val="00A41D7C"/>
    <w:rsid w:val="00A42CE8"/>
    <w:rsid w:val="00A4425E"/>
    <w:rsid w:val="00A445F6"/>
    <w:rsid w:val="00A44D7B"/>
    <w:rsid w:val="00A44E6D"/>
    <w:rsid w:val="00A47197"/>
    <w:rsid w:val="00A47A90"/>
    <w:rsid w:val="00A501BE"/>
    <w:rsid w:val="00A519A6"/>
    <w:rsid w:val="00A51A8D"/>
    <w:rsid w:val="00A53AE0"/>
    <w:rsid w:val="00A5584E"/>
    <w:rsid w:val="00A5585A"/>
    <w:rsid w:val="00A558A4"/>
    <w:rsid w:val="00A56055"/>
    <w:rsid w:val="00A561A9"/>
    <w:rsid w:val="00A56917"/>
    <w:rsid w:val="00A60055"/>
    <w:rsid w:val="00A60820"/>
    <w:rsid w:val="00A60EF0"/>
    <w:rsid w:val="00A61CD9"/>
    <w:rsid w:val="00A61FE1"/>
    <w:rsid w:val="00A6264F"/>
    <w:rsid w:val="00A628EF"/>
    <w:rsid w:val="00A62A7A"/>
    <w:rsid w:val="00A639D4"/>
    <w:rsid w:val="00A63B0A"/>
    <w:rsid w:val="00A63BA1"/>
    <w:rsid w:val="00A6427F"/>
    <w:rsid w:val="00A649B3"/>
    <w:rsid w:val="00A66806"/>
    <w:rsid w:val="00A6798F"/>
    <w:rsid w:val="00A679CE"/>
    <w:rsid w:val="00A70CEC"/>
    <w:rsid w:val="00A719CD"/>
    <w:rsid w:val="00A72AB7"/>
    <w:rsid w:val="00A72DA6"/>
    <w:rsid w:val="00A73C66"/>
    <w:rsid w:val="00A74389"/>
    <w:rsid w:val="00A75572"/>
    <w:rsid w:val="00A759DD"/>
    <w:rsid w:val="00A75E03"/>
    <w:rsid w:val="00A7632A"/>
    <w:rsid w:val="00A76630"/>
    <w:rsid w:val="00A76C12"/>
    <w:rsid w:val="00A778EE"/>
    <w:rsid w:val="00A8028C"/>
    <w:rsid w:val="00A80440"/>
    <w:rsid w:val="00A80BCD"/>
    <w:rsid w:val="00A80DFF"/>
    <w:rsid w:val="00A81C36"/>
    <w:rsid w:val="00A8203D"/>
    <w:rsid w:val="00A829A0"/>
    <w:rsid w:val="00A8338E"/>
    <w:rsid w:val="00A840AE"/>
    <w:rsid w:val="00A8576F"/>
    <w:rsid w:val="00A85B30"/>
    <w:rsid w:val="00A85F5B"/>
    <w:rsid w:val="00A8625B"/>
    <w:rsid w:val="00A8645E"/>
    <w:rsid w:val="00A875E3"/>
    <w:rsid w:val="00A87F2A"/>
    <w:rsid w:val="00A90C53"/>
    <w:rsid w:val="00A91AEF"/>
    <w:rsid w:val="00A91BFF"/>
    <w:rsid w:val="00A929F1"/>
    <w:rsid w:val="00A93A3D"/>
    <w:rsid w:val="00A93AF1"/>
    <w:rsid w:val="00A97741"/>
    <w:rsid w:val="00A97F98"/>
    <w:rsid w:val="00AA005B"/>
    <w:rsid w:val="00AA0111"/>
    <w:rsid w:val="00AA01EC"/>
    <w:rsid w:val="00AA0774"/>
    <w:rsid w:val="00AA0C0E"/>
    <w:rsid w:val="00AA0C8E"/>
    <w:rsid w:val="00AA1539"/>
    <w:rsid w:val="00AA4AB7"/>
    <w:rsid w:val="00AA6220"/>
    <w:rsid w:val="00AB0ADB"/>
    <w:rsid w:val="00AB146B"/>
    <w:rsid w:val="00AB1521"/>
    <w:rsid w:val="00AB1F14"/>
    <w:rsid w:val="00AB24E3"/>
    <w:rsid w:val="00AB2AA0"/>
    <w:rsid w:val="00AB315A"/>
    <w:rsid w:val="00AB471E"/>
    <w:rsid w:val="00AB5C65"/>
    <w:rsid w:val="00AB5DB0"/>
    <w:rsid w:val="00AB7C41"/>
    <w:rsid w:val="00AC0034"/>
    <w:rsid w:val="00AC116C"/>
    <w:rsid w:val="00AC1CE4"/>
    <w:rsid w:val="00AC29B0"/>
    <w:rsid w:val="00AC30D3"/>
    <w:rsid w:val="00AC384D"/>
    <w:rsid w:val="00AC38CC"/>
    <w:rsid w:val="00AC3E2B"/>
    <w:rsid w:val="00AC4311"/>
    <w:rsid w:val="00AC4F88"/>
    <w:rsid w:val="00AC50FE"/>
    <w:rsid w:val="00AC5871"/>
    <w:rsid w:val="00AC7F32"/>
    <w:rsid w:val="00AD4501"/>
    <w:rsid w:val="00AD4A08"/>
    <w:rsid w:val="00AD4A1B"/>
    <w:rsid w:val="00AD4BFD"/>
    <w:rsid w:val="00AD504D"/>
    <w:rsid w:val="00AD5A11"/>
    <w:rsid w:val="00AD6475"/>
    <w:rsid w:val="00AE0CBB"/>
    <w:rsid w:val="00AE46F7"/>
    <w:rsid w:val="00AE52E9"/>
    <w:rsid w:val="00AE77A4"/>
    <w:rsid w:val="00AE780A"/>
    <w:rsid w:val="00AE7912"/>
    <w:rsid w:val="00AF02C1"/>
    <w:rsid w:val="00AF05DD"/>
    <w:rsid w:val="00AF08C8"/>
    <w:rsid w:val="00AF0D37"/>
    <w:rsid w:val="00AF164E"/>
    <w:rsid w:val="00AF1F04"/>
    <w:rsid w:val="00AF333F"/>
    <w:rsid w:val="00AF3A0C"/>
    <w:rsid w:val="00AF3CAA"/>
    <w:rsid w:val="00AF4449"/>
    <w:rsid w:val="00AF4801"/>
    <w:rsid w:val="00AF5A57"/>
    <w:rsid w:val="00AF5AFD"/>
    <w:rsid w:val="00AF72D5"/>
    <w:rsid w:val="00B00BFE"/>
    <w:rsid w:val="00B0133D"/>
    <w:rsid w:val="00B01C2D"/>
    <w:rsid w:val="00B027CE"/>
    <w:rsid w:val="00B04374"/>
    <w:rsid w:val="00B04653"/>
    <w:rsid w:val="00B04A8F"/>
    <w:rsid w:val="00B05863"/>
    <w:rsid w:val="00B05D00"/>
    <w:rsid w:val="00B06270"/>
    <w:rsid w:val="00B06A09"/>
    <w:rsid w:val="00B119CB"/>
    <w:rsid w:val="00B11C4A"/>
    <w:rsid w:val="00B12674"/>
    <w:rsid w:val="00B12960"/>
    <w:rsid w:val="00B12EBB"/>
    <w:rsid w:val="00B133B1"/>
    <w:rsid w:val="00B13F0F"/>
    <w:rsid w:val="00B158F0"/>
    <w:rsid w:val="00B17746"/>
    <w:rsid w:val="00B20414"/>
    <w:rsid w:val="00B20ACD"/>
    <w:rsid w:val="00B22127"/>
    <w:rsid w:val="00B22FD9"/>
    <w:rsid w:val="00B23783"/>
    <w:rsid w:val="00B23E74"/>
    <w:rsid w:val="00B2410E"/>
    <w:rsid w:val="00B244E8"/>
    <w:rsid w:val="00B2486A"/>
    <w:rsid w:val="00B25D07"/>
    <w:rsid w:val="00B25F85"/>
    <w:rsid w:val="00B261E0"/>
    <w:rsid w:val="00B27760"/>
    <w:rsid w:val="00B27960"/>
    <w:rsid w:val="00B27975"/>
    <w:rsid w:val="00B302F7"/>
    <w:rsid w:val="00B305C0"/>
    <w:rsid w:val="00B3062C"/>
    <w:rsid w:val="00B30891"/>
    <w:rsid w:val="00B33124"/>
    <w:rsid w:val="00B33B85"/>
    <w:rsid w:val="00B340E5"/>
    <w:rsid w:val="00B3513F"/>
    <w:rsid w:val="00B36BAD"/>
    <w:rsid w:val="00B40EF5"/>
    <w:rsid w:val="00B41A82"/>
    <w:rsid w:val="00B420B4"/>
    <w:rsid w:val="00B42794"/>
    <w:rsid w:val="00B4286E"/>
    <w:rsid w:val="00B429B9"/>
    <w:rsid w:val="00B43691"/>
    <w:rsid w:val="00B43726"/>
    <w:rsid w:val="00B442E9"/>
    <w:rsid w:val="00B44460"/>
    <w:rsid w:val="00B447A0"/>
    <w:rsid w:val="00B44A65"/>
    <w:rsid w:val="00B4521E"/>
    <w:rsid w:val="00B45252"/>
    <w:rsid w:val="00B45EF3"/>
    <w:rsid w:val="00B461AA"/>
    <w:rsid w:val="00B462EA"/>
    <w:rsid w:val="00B4704A"/>
    <w:rsid w:val="00B50476"/>
    <w:rsid w:val="00B518C0"/>
    <w:rsid w:val="00B51BF5"/>
    <w:rsid w:val="00B51C78"/>
    <w:rsid w:val="00B51F89"/>
    <w:rsid w:val="00B529BA"/>
    <w:rsid w:val="00B53E30"/>
    <w:rsid w:val="00B54538"/>
    <w:rsid w:val="00B54ABF"/>
    <w:rsid w:val="00B561EA"/>
    <w:rsid w:val="00B5631B"/>
    <w:rsid w:val="00B56779"/>
    <w:rsid w:val="00B56E4E"/>
    <w:rsid w:val="00B574B4"/>
    <w:rsid w:val="00B57B0B"/>
    <w:rsid w:val="00B602C8"/>
    <w:rsid w:val="00B605B2"/>
    <w:rsid w:val="00B60A0C"/>
    <w:rsid w:val="00B618B2"/>
    <w:rsid w:val="00B61B81"/>
    <w:rsid w:val="00B61B8B"/>
    <w:rsid w:val="00B61E4C"/>
    <w:rsid w:val="00B621EC"/>
    <w:rsid w:val="00B6314B"/>
    <w:rsid w:val="00B64114"/>
    <w:rsid w:val="00B64940"/>
    <w:rsid w:val="00B66EB4"/>
    <w:rsid w:val="00B706F9"/>
    <w:rsid w:val="00B72576"/>
    <w:rsid w:val="00B73B01"/>
    <w:rsid w:val="00B75201"/>
    <w:rsid w:val="00B758CF"/>
    <w:rsid w:val="00B76B70"/>
    <w:rsid w:val="00B77AA2"/>
    <w:rsid w:val="00B77BEB"/>
    <w:rsid w:val="00B804E2"/>
    <w:rsid w:val="00B80ABD"/>
    <w:rsid w:val="00B8156E"/>
    <w:rsid w:val="00B81C18"/>
    <w:rsid w:val="00B81CBD"/>
    <w:rsid w:val="00B823A3"/>
    <w:rsid w:val="00B82996"/>
    <w:rsid w:val="00B83CBB"/>
    <w:rsid w:val="00B83E9C"/>
    <w:rsid w:val="00B8416E"/>
    <w:rsid w:val="00B84700"/>
    <w:rsid w:val="00B86845"/>
    <w:rsid w:val="00B869FB"/>
    <w:rsid w:val="00B87E52"/>
    <w:rsid w:val="00B9086B"/>
    <w:rsid w:val="00B90D59"/>
    <w:rsid w:val="00B92063"/>
    <w:rsid w:val="00B930EE"/>
    <w:rsid w:val="00B946CC"/>
    <w:rsid w:val="00B94D3C"/>
    <w:rsid w:val="00B9586B"/>
    <w:rsid w:val="00B95F81"/>
    <w:rsid w:val="00B96930"/>
    <w:rsid w:val="00B96F52"/>
    <w:rsid w:val="00B977B2"/>
    <w:rsid w:val="00B97BE1"/>
    <w:rsid w:val="00BA1040"/>
    <w:rsid w:val="00BA21FB"/>
    <w:rsid w:val="00BA23F0"/>
    <w:rsid w:val="00BA5697"/>
    <w:rsid w:val="00BA57C1"/>
    <w:rsid w:val="00BA5B0A"/>
    <w:rsid w:val="00BA67F2"/>
    <w:rsid w:val="00BA79F4"/>
    <w:rsid w:val="00BB0C3E"/>
    <w:rsid w:val="00BB0E37"/>
    <w:rsid w:val="00BB1396"/>
    <w:rsid w:val="00BB17DB"/>
    <w:rsid w:val="00BB1CEA"/>
    <w:rsid w:val="00BB23D4"/>
    <w:rsid w:val="00BB449D"/>
    <w:rsid w:val="00BB456C"/>
    <w:rsid w:val="00BB4818"/>
    <w:rsid w:val="00BB5274"/>
    <w:rsid w:val="00BB5566"/>
    <w:rsid w:val="00BB5AAB"/>
    <w:rsid w:val="00BB5F57"/>
    <w:rsid w:val="00BB6BAC"/>
    <w:rsid w:val="00BB6C3D"/>
    <w:rsid w:val="00BC1CFA"/>
    <w:rsid w:val="00BC2CE5"/>
    <w:rsid w:val="00BC499D"/>
    <w:rsid w:val="00BC4DF2"/>
    <w:rsid w:val="00BC5D23"/>
    <w:rsid w:val="00BC7679"/>
    <w:rsid w:val="00BC7963"/>
    <w:rsid w:val="00BD060A"/>
    <w:rsid w:val="00BD068E"/>
    <w:rsid w:val="00BD0744"/>
    <w:rsid w:val="00BD0D47"/>
    <w:rsid w:val="00BD1110"/>
    <w:rsid w:val="00BD173B"/>
    <w:rsid w:val="00BD195C"/>
    <w:rsid w:val="00BD355F"/>
    <w:rsid w:val="00BD36B3"/>
    <w:rsid w:val="00BD3C7A"/>
    <w:rsid w:val="00BD3F1E"/>
    <w:rsid w:val="00BD3FA2"/>
    <w:rsid w:val="00BD495B"/>
    <w:rsid w:val="00BD5351"/>
    <w:rsid w:val="00BD5379"/>
    <w:rsid w:val="00BD611B"/>
    <w:rsid w:val="00BD656C"/>
    <w:rsid w:val="00BD6893"/>
    <w:rsid w:val="00BD7025"/>
    <w:rsid w:val="00BD744F"/>
    <w:rsid w:val="00BE1007"/>
    <w:rsid w:val="00BE1219"/>
    <w:rsid w:val="00BE3DBE"/>
    <w:rsid w:val="00BE4496"/>
    <w:rsid w:val="00BE7388"/>
    <w:rsid w:val="00BF04C5"/>
    <w:rsid w:val="00BF0D50"/>
    <w:rsid w:val="00BF2A5B"/>
    <w:rsid w:val="00BF2B34"/>
    <w:rsid w:val="00BF3E03"/>
    <w:rsid w:val="00BF4037"/>
    <w:rsid w:val="00BF4130"/>
    <w:rsid w:val="00BF52FA"/>
    <w:rsid w:val="00BF56F0"/>
    <w:rsid w:val="00BF666E"/>
    <w:rsid w:val="00BF66E5"/>
    <w:rsid w:val="00BF6706"/>
    <w:rsid w:val="00BF6B6F"/>
    <w:rsid w:val="00C00DC3"/>
    <w:rsid w:val="00C0103C"/>
    <w:rsid w:val="00C01AF0"/>
    <w:rsid w:val="00C02951"/>
    <w:rsid w:val="00C02F47"/>
    <w:rsid w:val="00C04EB2"/>
    <w:rsid w:val="00C05A76"/>
    <w:rsid w:val="00C07BA5"/>
    <w:rsid w:val="00C07C45"/>
    <w:rsid w:val="00C10BD0"/>
    <w:rsid w:val="00C10E86"/>
    <w:rsid w:val="00C124B8"/>
    <w:rsid w:val="00C13867"/>
    <w:rsid w:val="00C13C30"/>
    <w:rsid w:val="00C15256"/>
    <w:rsid w:val="00C15FB3"/>
    <w:rsid w:val="00C16127"/>
    <w:rsid w:val="00C17605"/>
    <w:rsid w:val="00C20E37"/>
    <w:rsid w:val="00C21947"/>
    <w:rsid w:val="00C21CB3"/>
    <w:rsid w:val="00C2294F"/>
    <w:rsid w:val="00C24151"/>
    <w:rsid w:val="00C24627"/>
    <w:rsid w:val="00C25728"/>
    <w:rsid w:val="00C25E5A"/>
    <w:rsid w:val="00C26316"/>
    <w:rsid w:val="00C2685A"/>
    <w:rsid w:val="00C30477"/>
    <w:rsid w:val="00C30498"/>
    <w:rsid w:val="00C31060"/>
    <w:rsid w:val="00C31069"/>
    <w:rsid w:val="00C318B1"/>
    <w:rsid w:val="00C31A2B"/>
    <w:rsid w:val="00C32DE4"/>
    <w:rsid w:val="00C342FE"/>
    <w:rsid w:val="00C349F9"/>
    <w:rsid w:val="00C36151"/>
    <w:rsid w:val="00C364D8"/>
    <w:rsid w:val="00C402F5"/>
    <w:rsid w:val="00C404AE"/>
    <w:rsid w:val="00C409F1"/>
    <w:rsid w:val="00C417C5"/>
    <w:rsid w:val="00C4277D"/>
    <w:rsid w:val="00C42876"/>
    <w:rsid w:val="00C42F40"/>
    <w:rsid w:val="00C43BE4"/>
    <w:rsid w:val="00C44ACF"/>
    <w:rsid w:val="00C44B79"/>
    <w:rsid w:val="00C45506"/>
    <w:rsid w:val="00C45B4C"/>
    <w:rsid w:val="00C46472"/>
    <w:rsid w:val="00C503CD"/>
    <w:rsid w:val="00C5063F"/>
    <w:rsid w:val="00C509B0"/>
    <w:rsid w:val="00C50F19"/>
    <w:rsid w:val="00C51AC7"/>
    <w:rsid w:val="00C52A4C"/>
    <w:rsid w:val="00C5301F"/>
    <w:rsid w:val="00C547F6"/>
    <w:rsid w:val="00C54B41"/>
    <w:rsid w:val="00C56043"/>
    <w:rsid w:val="00C560CA"/>
    <w:rsid w:val="00C60326"/>
    <w:rsid w:val="00C619A9"/>
    <w:rsid w:val="00C61A81"/>
    <w:rsid w:val="00C63CC0"/>
    <w:rsid w:val="00C65703"/>
    <w:rsid w:val="00C65D85"/>
    <w:rsid w:val="00C65EA1"/>
    <w:rsid w:val="00C67468"/>
    <w:rsid w:val="00C675DE"/>
    <w:rsid w:val="00C67B13"/>
    <w:rsid w:val="00C67FAE"/>
    <w:rsid w:val="00C7069E"/>
    <w:rsid w:val="00C711C6"/>
    <w:rsid w:val="00C71303"/>
    <w:rsid w:val="00C719D0"/>
    <w:rsid w:val="00C71A98"/>
    <w:rsid w:val="00C725C9"/>
    <w:rsid w:val="00C741F2"/>
    <w:rsid w:val="00C74F9F"/>
    <w:rsid w:val="00C75F1F"/>
    <w:rsid w:val="00C764AF"/>
    <w:rsid w:val="00C766F0"/>
    <w:rsid w:val="00C7700D"/>
    <w:rsid w:val="00C800A4"/>
    <w:rsid w:val="00C82BE2"/>
    <w:rsid w:val="00C8470F"/>
    <w:rsid w:val="00C86592"/>
    <w:rsid w:val="00C869EC"/>
    <w:rsid w:val="00C869ED"/>
    <w:rsid w:val="00C877B2"/>
    <w:rsid w:val="00C87813"/>
    <w:rsid w:val="00C901D7"/>
    <w:rsid w:val="00C90C7F"/>
    <w:rsid w:val="00C90DD0"/>
    <w:rsid w:val="00C918BF"/>
    <w:rsid w:val="00C9190C"/>
    <w:rsid w:val="00C91A53"/>
    <w:rsid w:val="00C92876"/>
    <w:rsid w:val="00C92BB5"/>
    <w:rsid w:val="00C93F80"/>
    <w:rsid w:val="00C944E2"/>
    <w:rsid w:val="00C945FE"/>
    <w:rsid w:val="00C945FF"/>
    <w:rsid w:val="00C95844"/>
    <w:rsid w:val="00C95C50"/>
    <w:rsid w:val="00C95EFA"/>
    <w:rsid w:val="00C960F8"/>
    <w:rsid w:val="00CA1E1D"/>
    <w:rsid w:val="00CA1E33"/>
    <w:rsid w:val="00CA2BFA"/>
    <w:rsid w:val="00CA3138"/>
    <w:rsid w:val="00CA31B2"/>
    <w:rsid w:val="00CA3C48"/>
    <w:rsid w:val="00CA3CF9"/>
    <w:rsid w:val="00CA541D"/>
    <w:rsid w:val="00CA5511"/>
    <w:rsid w:val="00CA5798"/>
    <w:rsid w:val="00CA5B38"/>
    <w:rsid w:val="00CA7648"/>
    <w:rsid w:val="00CA797E"/>
    <w:rsid w:val="00CA7DB7"/>
    <w:rsid w:val="00CB1272"/>
    <w:rsid w:val="00CB1887"/>
    <w:rsid w:val="00CB1E4A"/>
    <w:rsid w:val="00CB2234"/>
    <w:rsid w:val="00CB258A"/>
    <w:rsid w:val="00CB2617"/>
    <w:rsid w:val="00CB295C"/>
    <w:rsid w:val="00CB29D2"/>
    <w:rsid w:val="00CB2E8B"/>
    <w:rsid w:val="00CB4342"/>
    <w:rsid w:val="00CB54B4"/>
    <w:rsid w:val="00CB57D4"/>
    <w:rsid w:val="00CB6446"/>
    <w:rsid w:val="00CB6676"/>
    <w:rsid w:val="00CB708F"/>
    <w:rsid w:val="00CB797D"/>
    <w:rsid w:val="00CC09BD"/>
    <w:rsid w:val="00CC1199"/>
    <w:rsid w:val="00CC28D7"/>
    <w:rsid w:val="00CC3021"/>
    <w:rsid w:val="00CC331F"/>
    <w:rsid w:val="00CC3ED2"/>
    <w:rsid w:val="00CC4333"/>
    <w:rsid w:val="00CC4922"/>
    <w:rsid w:val="00CC65B7"/>
    <w:rsid w:val="00CC7060"/>
    <w:rsid w:val="00CC7E0A"/>
    <w:rsid w:val="00CD011A"/>
    <w:rsid w:val="00CD027D"/>
    <w:rsid w:val="00CD065D"/>
    <w:rsid w:val="00CD1A56"/>
    <w:rsid w:val="00CD24E1"/>
    <w:rsid w:val="00CD367A"/>
    <w:rsid w:val="00CD4E6D"/>
    <w:rsid w:val="00CD5DD7"/>
    <w:rsid w:val="00CD5DF4"/>
    <w:rsid w:val="00CD5F54"/>
    <w:rsid w:val="00CD7448"/>
    <w:rsid w:val="00CD7850"/>
    <w:rsid w:val="00CD7C93"/>
    <w:rsid w:val="00CE0819"/>
    <w:rsid w:val="00CE1AD0"/>
    <w:rsid w:val="00CE1E98"/>
    <w:rsid w:val="00CE2C43"/>
    <w:rsid w:val="00CE2F2E"/>
    <w:rsid w:val="00CE4501"/>
    <w:rsid w:val="00CE48F4"/>
    <w:rsid w:val="00CE5013"/>
    <w:rsid w:val="00CE63FE"/>
    <w:rsid w:val="00CE7059"/>
    <w:rsid w:val="00CE79AC"/>
    <w:rsid w:val="00CF0104"/>
    <w:rsid w:val="00CF1332"/>
    <w:rsid w:val="00CF20AA"/>
    <w:rsid w:val="00CF2F52"/>
    <w:rsid w:val="00CF2FFC"/>
    <w:rsid w:val="00CF31D5"/>
    <w:rsid w:val="00CF46ED"/>
    <w:rsid w:val="00CF4ACF"/>
    <w:rsid w:val="00CF556A"/>
    <w:rsid w:val="00CF5E61"/>
    <w:rsid w:val="00CF5F20"/>
    <w:rsid w:val="00D00498"/>
    <w:rsid w:val="00D00CB3"/>
    <w:rsid w:val="00D01810"/>
    <w:rsid w:val="00D018A5"/>
    <w:rsid w:val="00D039D0"/>
    <w:rsid w:val="00D03AFB"/>
    <w:rsid w:val="00D04C91"/>
    <w:rsid w:val="00D05473"/>
    <w:rsid w:val="00D105FD"/>
    <w:rsid w:val="00D10A4E"/>
    <w:rsid w:val="00D10F3E"/>
    <w:rsid w:val="00D11180"/>
    <w:rsid w:val="00D11430"/>
    <w:rsid w:val="00D12794"/>
    <w:rsid w:val="00D141FF"/>
    <w:rsid w:val="00D147DA"/>
    <w:rsid w:val="00D14AA9"/>
    <w:rsid w:val="00D174A3"/>
    <w:rsid w:val="00D17E22"/>
    <w:rsid w:val="00D17F7A"/>
    <w:rsid w:val="00D200EA"/>
    <w:rsid w:val="00D20354"/>
    <w:rsid w:val="00D21982"/>
    <w:rsid w:val="00D22199"/>
    <w:rsid w:val="00D227F8"/>
    <w:rsid w:val="00D22C3C"/>
    <w:rsid w:val="00D2410C"/>
    <w:rsid w:val="00D254BA"/>
    <w:rsid w:val="00D256F9"/>
    <w:rsid w:val="00D2633D"/>
    <w:rsid w:val="00D263C2"/>
    <w:rsid w:val="00D26D35"/>
    <w:rsid w:val="00D27832"/>
    <w:rsid w:val="00D27C03"/>
    <w:rsid w:val="00D3071F"/>
    <w:rsid w:val="00D30F05"/>
    <w:rsid w:val="00D3193F"/>
    <w:rsid w:val="00D31C91"/>
    <w:rsid w:val="00D31ECB"/>
    <w:rsid w:val="00D329F6"/>
    <w:rsid w:val="00D32A50"/>
    <w:rsid w:val="00D32E7F"/>
    <w:rsid w:val="00D32FC3"/>
    <w:rsid w:val="00D33A75"/>
    <w:rsid w:val="00D33B3C"/>
    <w:rsid w:val="00D3483F"/>
    <w:rsid w:val="00D35611"/>
    <w:rsid w:val="00D3561E"/>
    <w:rsid w:val="00D35EA0"/>
    <w:rsid w:val="00D36624"/>
    <w:rsid w:val="00D36F69"/>
    <w:rsid w:val="00D4090B"/>
    <w:rsid w:val="00D41295"/>
    <w:rsid w:val="00D4134B"/>
    <w:rsid w:val="00D42310"/>
    <w:rsid w:val="00D43DC2"/>
    <w:rsid w:val="00D440FE"/>
    <w:rsid w:val="00D44688"/>
    <w:rsid w:val="00D44817"/>
    <w:rsid w:val="00D45755"/>
    <w:rsid w:val="00D45CCF"/>
    <w:rsid w:val="00D46C1B"/>
    <w:rsid w:val="00D47A8A"/>
    <w:rsid w:val="00D50363"/>
    <w:rsid w:val="00D51B97"/>
    <w:rsid w:val="00D520DF"/>
    <w:rsid w:val="00D532A6"/>
    <w:rsid w:val="00D53337"/>
    <w:rsid w:val="00D539C5"/>
    <w:rsid w:val="00D54EBF"/>
    <w:rsid w:val="00D54F4C"/>
    <w:rsid w:val="00D55930"/>
    <w:rsid w:val="00D561B9"/>
    <w:rsid w:val="00D563B4"/>
    <w:rsid w:val="00D56A21"/>
    <w:rsid w:val="00D63138"/>
    <w:rsid w:val="00D63418"/>
    <w:rsid w:val="00D64765"/>
    <w:rsid w:val="00D64FC5"/>
    <w:rsid w:val="00D65868"/>
    <w:rsid w:val="00D65D9D"/>
    <w:rsid w:val="00D66724"/>
    <w:rsid w:val="00D706B9"/>
    <w:rsid w:val="00D70780"/>
    <w:rsid w:val="00D707A7"/>
    <w:rsid w:val="00D70B1C"/>
    <w:rsid w:val="00D71AE4"/>
    <w:rsid w:val="00D71D29"/>
    <w:rsid w:val="00D72A5B"/>
    <w:rsid w:val="00D7330A"/>
    <w:rsid w:val="00D73B10"/>
    <w:rsid w:val="00D73C5F"/>
    <w:rsid w:val="00D753A5"/>
    <w:rsid w:val="00D7679A"/>
    <w:rsid w:val="00D76F87"/>
    <w:rsid w:val="00D80A21"/>
    <w:rsid w:val="00D80A43"/>
    <w:rsid w:val="00D80ADF"/>
    <w:rsid w:val="00D80DEB"/>
    <w:rsid w:val="00D81A6A"/>
    <w:rsid w:val="00D82BE2"/>
    <w:rsid w:val="00D84650"/>
    <w:rsid w:val="00D85E47"/>
    <w:rsid w:val="00D86935"/>
    <w:rsid w:val="00D8727E"/>
    <w:rsid w:val="00D90208"/>
    <w:rsid w:val="00D902D5"/>
    <w:rsid w:val="00D9044E"/>
    <w:rsid w:val="00D91BC9"/>
    <w:rsid w:val="00D91BE6"/>
    <w:rsid w:val="00D92444"/>
    <w:rsid w:val="00D92518"/>
    <w:rsid w:val="00D935CE"/>
    <w:rsid w:val="00D94717"/>
    <w:rsid w:val="00D949BF"/>
    <w:rsid w:val="00D96341"/>
    <w:rsid w:val="00D96B38"/>
    <w:rsid w:val="00D96DF8"/>
    <w:rsid w:val="00D96FE7"/>
    <w:rsid w:val="00D97492"/>
    <w:rsid w:val="00D976C8"/>
    <w:rsid w:val="00DA1546"/>
    <w:rsid w:val="00DA16BB"/>
    <w:rsid w:val="00DA1848"/>
    <w:rsid w:val="00DA24C4"/>
    <w:rsid w:val="00DA256A"/>
    <w:rsid w:val="00DA3B5B"/>
    <w:rsid w:val="00DA4514"/>
    <w:rsid w:val="00DA51F6"/>
    <w:rsid w:val="00DA6DCF"/>
    <w:rsid w:val="00DA7684"/>
    <w:rsid w:val="00DA7A4F"/>
    <w:rsid w:val="00DB07E8"/>
    <w:rsid w:val="00DB1F22"/>
    <w:rsid w:val="00DB2300"/>
    <w:rsid w:val="00DB3C15"/>
    <w:rsid w:val="00DB4489"/>
    <w:rsid w:val="00DB4599"/>
    <w:rsid w:val="00DB46A8"/>
    <w:rsid w:val="00DB4E27"/>
    <w:rsid w:val="00DB4F5C"/>
    <w:rsid w:val="00DB5B55"/>
    <w:rsid w:val="00DB5E4D"/>
    <w:rsid w:val="00DB6754"/>
    <w:rsid w:val="00DB7354"/>
    <w:rsid w:val="00DB7D68"/>
    <w:rsid w:val="00DB7DE1"/>
    <w:rsid w:val="00DC092A"/>
    <w:rsid w:val="00DC166D"/>
    <w:rsid w:val="00DC1DBB"/>
    <w:rsid w:val="00DC2306"/>
    <w:rsid w:val="00DC32C3"/>
    <w:rsid w:val="00DC5F2B"/>
    <w:rsid w:val="00DC714C"/>
    <w:rsid w:val="00DC7A7D"/>
    <w:rsid w:val="00DD05EA"/>
    <w:rsid w:val="00DD1677"/>
    <w:rsid w:val="00DD1F6A"/>
    <w:rsid w:val="00DD2228"/>
    <w:rsid w:val="00DD223C"/>
    <w:rsid w:val="00DD305C"/>
    <w:rsid w:val="00DD38DD"/>
    <w:rsid w:val="00DD3EB5"/>
    <w:rsid w:val="00DD3ED1"/>
    <w:rsid w:val="00DD4D92"/>
    <w:rsid w:val="00DD4FDE"/>
    <w:rsid w:val="00DD5BB1"/>
    <w:rsid w:val="00DD671A"/>
    <w:rsid w:val="00DD6B28"/>
    <w:rsid w:val="00DD7613"/>
    <w:rsid w:val="00DD7686"/>
    <w:rsid w:val="00DE2463"/>
    <w:rsid w:val="00DE3BBB"/>
    <w:rsid w:val="00DE4503"/>
    <w:rsid w:val="00DE6C4B"/>
    <w:rsid w:val="00DE74D4"/>
    <w:rsid w:val="00DE77D5"/>
    <w:rsid w:val="00DF0FFD"/>
    <w:rsid w:val="00DF13DD"/>
    <w:rsid w:val="00DF27BA"/>
    <w:rsid w:val="00DF2972"/>
    <w:rsid w:val="00DF4541"/>
    <w:rsid w:val="00DF4D6C"/>
    <w:rsid w:val="00DF520D"/>
    <w:rsid w:val="00DF5E6C"/>
    <w:rsid w:val="00DF6799"/>
    <w:rsid w:val="00DF6CE6"/>
    <w:rsid w:val="00DF71F4"/>
    <w:rsid w:val="00E00101"/>
    <w:rsid w:val="00E00ABE"/>
    <w:rsid w:val="00E00E2F"/>
    <w:rsid w:val="00E017DF"/>
    <w:rsid w:val="00E01BFF"/>
    <w:rsid w:val="00E0205A"/>
    <w:rsid w:val="00E0254A"/>
    <w:rsid w:val="00E028F7"/>
    <w:rsid w:val="00E02B63"/>
    <w:rsid w:val="00E03A1E"/>
    <w:rsid w:val="00E0572B"/>
    <w:rsid w:val="00E066C8"/>
    <w:rsid w:val="00E06FAE"/>
    <w:rsid w:val="00E07698"/>
    <w:rsid w:val="00E07A58"/>
    <w:rsid w:val="00E11D02"/>
    <w:rsid w:val="00E1239C"/>
    <w:rsid w:val="00E12A75"/>
    <w:rsid w:val="00E132F6"/>
    <w:rsid w:val="00E135BD"/>
    <w:rsid w:val="00E138AB"/>
    <w:rsid w:val="00E13D55"/>
    <w:rsid w:val="00E13EBD"/>
    <w:rsid w:val="00E13F14"/>
    <w:rsid w:val="00E14163"/>
    <w:rsid w:val="00E14758"/>
    <w:rsid w:val="00E15017"/>
    <w:rsid w:val="00E1537A"/>
    <w:rsid w:val="00E15D0A"/>
    <w:rsid w:val="00E15D6C"/>
    <w:rsid w:val="00E1724E"/>
    <w:rsid w:val="00E17BA0"/>
    <w:rsid w:val="00E231E1"/>
    <w:rsid w:val="00E25A63"/>
    <w:rsid w:val="00E271C4"/>
    <w:rsid w:val="00E30273"/>
    <w:rsid w:val="00E30333"/>
    <w:rsid w:val="00E3121F"/>
    <w:rsid w:val="00E31681"/>
    <w:rsid w:val="00E31BFE"/>
    <w:rsid w:val="00E32E3C"/>
    <w:rsid w:val="00E33807"/>
    <w:rsid w:val="00E33DB7"/>
    <w:rsid w:val="00E33DDC"/>
    <w:rsid w:val="00E34D07"/>
    <w:rsid w:val="00E34D2F"/>
    <w:rsid w:val="00E370D2"/>
    <w:rsid w:val="00E4110E"/>
    <w:rsid w:val="00E41635"/>
    <w:rsid w:val="00E4248D"/>
    <w:rsid w:val="00E438F6"/>
    <w:rsid w:val="00E44F0E"/>
    <w:rsid w:val="00E4564A"/>
    <w:rsid w:val="00E4570E"/>
    <w:rsid w:val="00E4577C"/>
    <w:rsid w:val="00E45F7B"/>
    <w:rsid w:val="00E4616C"/>
    <w:rsid w:val="00E467B6"/>
    <w:rsid w:val="00E4683C"/>
    <w:rsid w:val="00E47A38"/>
    <w:rsid w:val="00E47F06"/>
    <w:rsid w:val="00E50B1A"/>
    <w:rsid w:val="00E50BCF"/>
    <w:rsid w:val="00E527B5"/>
    <w:rsid w:val="00E52964"/>
    <w:rsid w:val="00E54856"/>
    <w:rsid w:val="00E54B92"/>
    <w:rsid w:val="00E5570F"/>
    <w:rsid w:val="00E55C46"/>
    <w:rsid w:val="00E57869"/>
    <w:rsid w:val="00E605D4"/>
    <w:rsid w:val="00E60631"/>
    <w:rsid w:val="00E61235"/>
    <w:rsid w:val="00E6255A"/>
    <w:rsid w:val="00E62A6E"/>
    <w:rsid w:val="00E6371F"/>
    <w:rsid w:val="00E637E3"/>
    <w:rsid w:val="00E6396E"/>
    <w:rsid w:val="00E63CA5"/>
    <w:rsid w:val="00E644CC"/>
    <w:rsid w:val="00E64E4A"/>
    <w:rsid w:val="00E65311"/>
    <w:rsid w:val="00E65CED"/>
    <w:rsid w:val="00E65F7E"/>
    <w:rsid w:val="00E678C2"/>
    <w:rsid w:val="00E70389"/>
    <w:rsid w:val="00E7078D"/>
    <w:rsid w:val="00E70E58"/>
    <w:rsid w:val="00E70ED6"/>
    <w:rsid w:val="00E719A7"/>
    <w:rsid w:val="00E72406"/>
    <w:rsid w:val="00E72CDA"/>
    <w:rsid w:val="00E73063"/>
    <w:rsid w:val="00E73BBC"/>
    <w:rsid w:val="00E73F2A"/>
    <w:rsid w:val="00E747EE"/>
    <w:rsid w:val="00E75727"/>
    <w:rsid w:val="00E800F7"/>
    <w:rsid w:val="00E81BC0"/>
    <w:rsid w:val="00E83851"/>
    <w:rsid w:val="00E83935"/>
    <w:rsid w:val="00E8423A"/>
    <w:rsid w:val="00E84443"/>
    <w:rsid w:val="00E847F7"/>
    <w:rsid w:val="00E84FFC"/>
    <w:rsid w:val="00E8541D"/>
    <w:rsid w:val="00E85E20"/>
    <w:rsid w:val="00E85FFC"/>
    <w:rsid w:val="00E876F6"/>
    <w:rsid w:val="00E87A82"/>
    <w:rsid w:val="00E90F53"/>
    <w:rsid w:val="00E910C6"/>
    <w:rsid w:val="00E914BF"/>
    <w:rsid w:val="00E91B7D"/>
    <w:rsid w:val="00E91F9B"/>
    <w:rsid w:val="00E91FEB"/>
    <w:rsid w:val="00E9289C"/>
    <w:rsid w:val="00E94BBA"/>
    <w:rsid w:val="00E94D34"/>
    <w:rsid w:val="00E9513B"/>
    <w:rsid w:val="00E962F3"/>
    <w:rsid w:val="00E96B9B"/>
    <w:rsid w:val="00E96E22"/>
    <w:rsid w:val="00E97AF3"/>
    <w:rsid w:val="00EA03F0"/>
    <w:rsid w:val="00EA0B53"/>
    <w:rsid w:val="00EA0D64"/>
    <w:rsid w:val="00EA27E7"/>
    <w:rsid w:val="00EA2842"/>
    <w:rsid w:val="00EA297D"/>
    <w:rsid w:val="00EA354B"/>
    <w:rsid w:val="00EA470F"/>
    <w:rsid w:val="00EA5583"/>
    <w:rsid w:val="00EA58ED"/>
    <w:rsid w:val="00EA59D1"/>
    <w:rsid w:val="00EA680E"/>
    <w:rsid w:val="00EA6B97"/>
    <w:rsid w:val="00EA72FE"/>
    <w:rsid w:val="00EA7A6C"/>
    <w:rsid w:val="00EB0501"/>
    <w:rsid w:val="00EB05E7"/>
    <w:rsid w:val="00EB0E61"/>
    <w:rsid w:val="00EB0EE1"/>
    <w:rsid w:val="00EB1458"/>
    <w:rsid w:val="00EB21CC"/>
    <w:rsid w:val="00EB2282"/>
    <w:rsid w:val="00EB2BAB"/>
    <w:rsid w:val="00EB2E8A"/>
    <w:rsid w:val="00EB3309"/>
    <w:rsid w:val="00EB382B"/>
    <w:rsid w:val="00EB39EE"/>
    <w:rsid w:val="00EB4C12"/>
    <w:rsid w:val="00EB4C42"/>
    <w:rsid w:val="00EB61C8"/>
    <w:rsid w:val="00EB641E"/>
    <w:rsid w:val="00EB78A5"/>
    <w:rsid w:val="00EC055A"/>
    <w:rsid w:val="00EC076E"/>
    <w:rsid w:val="00EC07F5"/>
    <w:rsid w:val="00EC11B1"/>
    <w:rsid w:val="00EC19C7"/>
    <w:rsid w:val="00EC1E7D"/>
    <w:rsid w:val="00EC22EB"/>
    <w:rsid w:val="00EC2595"/>
    <w:rsid w:val="00EC3BAC"/>
    <w:rsid w:val="00EC3F46"/>
    <w:rsid w:val="00EC436E"/>
    <w:rsid w:val="00EC4398"/>
    <w:rsid w:val="00EC49FE"/>
    <w:rsid w:val="00EC4CB8"/>
    <w:rsid w:val="00EC4D6F"/>
    <w:rsid w:val="00EC731C"/>
    <w:rsid w:val="00EC7DE6"/>
    <w:rsid w:val="00ED086B"/>
    <w:rsid w:val="00ED0B0A"/>
    <w:rsid w:val="00ED1560"/>
    <w:rsid w:val="00ED1F89"/>
    <w:rsid w:val="00ED4196"/>
    <w:rsid w:val="00ED4495"/>
    <w:rsid w:val="00ED4B88"/>
    <w:rsid w:val="00ED5401"/>
    <w:rsid w:val="00ED5D6F"/>
    <w:rsid w:val="00ED7B50"/>
    <w:rsid w:val="00EE0B1F"/>
    <w:rsid w:val="00EE13CA"/>
    <w:rsid w:val="00EE15CF"/>
    <w:rsid w:val="00EE17DD"/>
    <w:rsid w:val="00EE2430"/>
    <w:rsid w:val="00EE3E70"/>
    <w:rsid w:val="00EE4267"/>
    <w:rsid w:val="00EE4D4B"/>
    <w:rsid w:val="00EE4E73"/>
    <w:rsid w:val="00EE5058"/>
    <w:rsid w:val="00EE59F9"/>
    <w:rsid w:val="00EE7F5D"/>
    <w:rsid w:val="00EF018B"/>
    <w:rsid w:val="00EF1804"/>
    <w:rsid w:val="00EF22F4"/>
    <w:rsid w:val="00EF3A8D"/>
    <w:rsid w:val="00EF3EE8"/>
    <w:rsid w:val="00EF4459"/>
    <w:rsid w:val="00EF501E"/>
    <w:rsid w:val="00EF560B"/>
    <w:rsid w:val="00EF73FC"/>
    <w:rsid w:val="00EF7657"/>
    <w:rsid w:val="00F002A4"/>
    <w:rsid w:val="00F00A72"/>
    <w:rsid w:val="00F01ADA"/>
    <w:rsid w:val="00F01F72"/>
    <w:rsid w:val="00F02C1E"/>
    <w:rsid w:val="00F03FC7"/>
    <w:rsid w:val="00F050AD"/>
    <w:rsid w:val="00F06A21"/>
    <w:rsid w:val="00F06BC6"/>
    <w:rsid w:val="00F0765D"/>
    <w:rsid w:val="00F10161"/>
    <w:rsid w:val="00F11003"/>
    <w:rsid w:val="00F110A9"/>
    <w:rsid w:val="00F11287"/>
    <w:rsid w:val="00F12A77"/>
    <w:rsid w:val="00F13E58"/>
    <w:rsid w:val="00F14297"/>
    <w:rsid w:val="00F14A77"/>
    <w:rsid w:val="00F15C2C"/>
    <w:rsid w:val="00F16E73"/>
    <w:rsid w:val="00F205B2"/>
    <w:rsid w:val="00F216B9"/>
    <w:rsid w:val="00F21942"/>
    <w:rsid w:val="00F2234A"/>
    <w:rsid w:val="00F2262B"/>
    <w:rsid w:val="00F22730"/>
    <w:rsid w:val="00F23ACA"/>
    <w:rsid w:val="00F24681"/>
    <w:rsid w:val="00F24869"/>
    <w:rsid w:val="00F25E1B"/>
    <w:rsid w:val="00F26B2A"/>
    <w:rsid w:val="00F30954"/>
    <w:rsid w:val="00F309DC"/>
    <w:rsid w:val="00F32399"/>
    <w:rsid w:val="00F32A07"/>
    <w:rsid w:val="00F32DED"/>
    <w:rsid w:val="00F344C1"/>
    <w:rsid w:val="00F36806"/>
    <w:rsid w:val="00F36C55"/>
    <w:rsid w:val="00F36C78"/>
    <w:rsid w:val="00F371C4"/>
    <w:rsid w:val="00F40485"/>
    <w:rsid w:val="00F4359F"/>
    <w:rsid w:val="00F4392F"/>
    <w:rsid w:val="00F43E74"/>
    <w:rsid w:val="00F45137"/>
    <w:rsid w:val="00F4561B"/>
    <w:rsid w:val="00F4594A"/>
    <w:rsid w:val="00F4637F"/>
    <w:rsid w:val="00F47252"/>
    <w:rsid w:val="00F504E9"/>
    <w:rsid w:val="00F51137"/>
    <w:rsid w:val="00F522D0"/>
    <w:rsid w:val="00F53351"/>
    <w:rsid w:val="00F537D0"/>
    <w:rsid w:val="00F53E88"/>
    <w:rsid w:val="00F549FB"/>
    <w:rsid w:val="00F55A74"/>
    <w:rsid w:val="00F55F69"/>
    <w:rsid w:val="00F56131"/>
    <w:rsid w:val="00F56DFB"/>
    <w:rsid w:val="00F60197"/>
    <w:rsid w:val="00F6240D"/>
    <w:rsid w:val="00F62781"/>
    <w:rsid w:val="00F62D12"/>
    <w:rsid w:val="00F63BA7"/>
    <w:rsid w:val="00F643DE"/>
    <w:rsid w:val="00F64B06"/>
    <w:rsid w:val="00F65545"/>
    <w:rsid w:val="00F65751"/>
    <w:rsid w:val="00F66AEC"/>
    <w:rsid w:val="00F66C31"/>
    <w:rsid w:val="00F66E4C"/>
    <w:rsid w:val="00F67470"/>
    <w:rsid w:val="00F702CB"/>
    <w:rsid w:val="00F71C47"/>
    <w:rsid w:val="00F71E86"/>
    <w:rsid w:val="00F71F8F"/>
    <w:rsid w:val="00F727B3"/>
    <w:rsid w:val="00F72E74"/>
    <w:rsid w:val="00F73FCC"/>
    <w:rsid w:val="00F74606"/>
    <w:rsid w:val="00F765D7"/>
    <w:rsid w:val="00F7759B"/>
    <w:rsid w:val="00F779BC"/>
    <w:rsid w:val="00F807BC"/>
    <w:rsid w:val="00F80821"/>
    <w:rsid w:val="00F8108E"/>
    <w:rsid w:val="00F8114A"/>
    <w:rsid w:val="00F81C8E"/>
    <w:rsid w:val="00F82F09"/>
    <w:rsid w:val="00F831BC"/>
    <w:rsid w:val="00F851B9"/>
    <w:rsid w:val="00F86547"/>
    <w:rsid w:val="00F86FEA"/>
    <w:rsid w:val="00F87A61"/>
    <w:rsid w:val="00F90321"/>
    <w:rsid w:val="00F90AA0"/>
    <w:rsid w:val="00F92D3A"/>
    <w:rsid w:val="00F936AF"/>
    <w:rsid w:val="00F943FC"/>
    <w:rsid w:val="00F94701"/>
    <w:rsid w:val="00F94A02"/>
    <w:rsid w:val="00FA13ED"/>
    <w:rsid w:val="00FA17B6"/>
    <w:rsid w:val="00FA21E6"/>
    <w:rsid w:val="00FA388B"/>
    <w:rsid w:val="00FA38F3"/>
    <w:rsid w:val="00FA594A"/>
    <w:rsid w:val="00FA5D08"/>
    <w:rsid w:val="00FA7198"/>
    <w:rsid w:val="00FB0672"/>
    <w:rsid w:val="00FB096D"/>
    <w:rsid w:val="00FB0E0A"/>
    <w:rsid w:val="00FB15CB"/>
    <w:rsid w:val="00FB1803"/>
    <w:rsid w:val="00FB1D99"/>
    <w:rsid w:val="00FB352D"/>
    <w:rsid w:val="00FB35B4"/>
    <w:rsid w:val="00FB3777"/>
    <w:rsid w:val="00FB4204"/>
    <w:rsid w:val="00FB4A1C"/>
    <w:rsid w:val="00FB4AB8"/>
    <w:rsid w:val="00FB4C73"/>
    <w:rsid w:val="00FB4CD9"/>
    <w:rsid w:val="00FB7626"/>
    <w:rsid w:val="00FB7868"/>
    <w:rsid w:val="00FB7BC7"/>
    <w:rsid w:val="00FC086C"/>
    <w:rsid w:val="00FC21F7"/>
    <w:rsid w:val="00FC31EA"/>
    <w:rsid w:val="00FC320C"/>
    <w:rsid w:val="00FC37BC"/>
    <w:rsid w:val="00FC44C7"/>
    <w:rsid w:val="00FC46E0"/>
    <w:rsid w:val="00FC4C20"/>
    <w:rsid w:val="00FC7FFC"/>
    <w:rsid w:val="00FD0196"/>
    <w:rsid w:val="00FD111B"/>
    <w:rsid w:val="00FD15F5"/>
    <w:rsid w:val="00FD43B7"/>
    <w:rsid w:val="00FD4412"/>
    <w:rsid w:val="00FD5A14"/>
    <w:rsid w:val="00FD5CFB"/>
    <w:rsid w:val="00FD5D70"/>
    <w:rsid w:val="00FD5EA5"/>
    <w:rsid w:val="00FD6347"/>
    <w:rsid w:val="00FD66A5"/>
    <w:rsid w:val="00FD6CC6"/>
    <w:rsid w:val="00FD6F3B"/>
    <w:rsid w:val="00FE1117"/>
    <w:rsid w:val="00FE2FB5"/>
    <w:rsid w:val="00FE37D7"/>
    <w:rsid w:val="00FE3D6F"/>
    <w:rsid w:val="00FE3F17"/>
    <w:rsid w:val="00FE456F"/>
    <w:rsid w:val="00FE4783"/>
    <w:rsid w:val="00FE50FA"/>
    <w:rsid w:val="00FE5F66"/>
    <w:rsid w:val="00FE605D"/>
    <w:rsid w:val="00FF0AB8"/>
    <w:rsid w:val="00FF0FF3"/>
    <w:rsid w:val="00FF1EE1"/>
    <w:rsid w:val="00FF2187"/>
    <w:rsid w:val="00FF2D83"/>
    <w:rsid w:val="00FF36CD"/>
    <w:rsid w:val="00FF3C2E"/>
    <w:rsid w:val="00FF4F4C"/>
    <w:rsid w:val="00FF5764"/>
    <w:rsid w:val="00FF5996"/>
    <w:rsid w:val="00FF6340"/>
    <w:rsid w:val="00FF7B2C"/>
  </w:rsids>
  <m:mathPr>
    <m:mathFont m:val="Cambria Math"/>
    <m:brkBin m:val="before"/>
    <m:brkBinSub m:val="--"/>
    <m:smallFrac m:val="0"/>
    <m:dispDef/>
    <m:lMargin m:val="0"/>
    <m:rMargin m:val="0"/>
    <m:defJc m:val="centerGroup"/>
    <m:wrapIndent m:val="1440"/>
    <m:intLim m:val="subSup"/>
    <m:naryLim m:val="undOvr"/>
  </m:mathPr>
  <w:themeFontLang w:val="en-US" w:eastAsia="ja-JP" w:bidi="lo-L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oNotEmbedSmartTags/>
  <w:decimalSymbol w:val="."/>
  <w:listSeparator w:val=","/>
  <w14:docId w14:val="7E1E5F64"/>
  <w15:docId w15:val="{6F261E6F-0D2F-472D-BD3D-5AA6F1B2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GB" w:bidi="bn-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940"/>
    <w:pPr>
      <w:widowControl w:val="0"/>
      <w:suppressAutoHyphens/>
      <w:overflowPunct w:val="0"/>
      <w:autoSpaceDE w:val="0"/>
      <w:spacing w:after="120" w:line="276" w:lineRule="auto"/>
      <w:jc w:val="both"/>
      <w:textAlignment w:val="baseline"/>
    </w:pPr>
    <w:rPr>
      <w:rFonts w:ascii="Calibri" w:hAnsi="Calibri"/>
      <w:sz w:val="22"/>
      <w:lang w:eastAsia="ar-SA" w:bidi="ar-SA"/>
    </w:rPr>
  </w:style>
  <w:style w:type="paragraph" w:styleId="Heading1">
    <w:name w:val="heading 1"/>
    <w:basedOn w:val="Normal"/>
    <w:next w:val="Normal"/>
    <w:autoRedefine/>
    <w:qFormat/>
    <w:rsid w:val="004929B6"/>
    <w:pPr>
      <w:keepNext/>
      <w:numPr>
        <w:numId w:val="3"/>
      </w:numPr>
      <w:spacing w:before="120" w:after="60"/>
      <w:outlineLvl w:val="0"/>
      <w:pPrChange w:id="0" w:author="MIYAKAWA.T" w:date="2024-01-26T13:13:00Z">
        <w:pPr>
          <w:keepNext/>
          <w:widowControl w:val="0"/>
          <w:numPr>
            <w:numId w:val="3"/>
          </w:numPr>
          <w:suppressAutoHyphens/>
          <w:overflowPunct w:val="0"/>
          <w:autoSpaceDE w:val="0"/>
          <w:spacing w:before="120" w:after="60" w:line="276" w:lineRule="auto"/>
          <w:ind w:left="360" w:hanging="360"/>
          <w:jc w:val="both"/>
          <w:textAlignment w:val="baseline"/>
          <w:outlineLvl w:val="0"/>
        </w:pPr>
      </w:pPrChange>
    </w:pPr>
    <w:rPr>
      <w:rFonts w:cs="Arial"/>
      <w:b/>
      <w:bCs/>
      <w:sz w:val="28"/>
      <w:rPrChange w:id="0" w:author="MIYAKAWA.T" w:date="2024-01-26T13:13:00Z">
        <w:rPr>
          <w:rFonts w:ascii="Calibri" w:eastAsia="MS Mincho" w:hAnsi="Calibri" w:cs="Arial"/>
          <w:b/>
          <w:bCs/>
          <w:sz w:val="28"/>
          <w:lang w:val="en-US" w:eastAsia="ar-SA" w:bidi="ar-SA"/>
        </w:rPr>
      </w:rPrChange>
    </w:rPr>
  </w:style>
  <w:style w:type="paragraph" w:styleId="Heading2">
    <w:name w:val="heading 2"/>
    <w:basedOn w:val="Heading1"/>
    <w:next w:val="Normal"/>
    <w:qFormat/>
    <w:rsid w:val="00270F1D"/>
    <w:pPr>
      <w:numPr>
        <w:numId w:val="0"/>
      </w:numPr>
      <w:ind w:left="360" w:hanging="360"/>
      <w:outlineLvl w:val="1"/>
    </w:pPr>
    <w:rPr>
      <w:sz w:val="24"/>
    </w:rPr>
  </w:style>
  <w:style w:type="paragraph" w:styleId="Heading3">
    <w:name w:val="heading 3"/>
    <w:basedOn w:val="Heading1"/>
    <w:next w:val="Normal"/>
    <w:qFormat/>
    <w:rsid w:val="00934373"/>
    <w:pPr>
      <w:numPr>
        <w:numId w:val="0"/>
      </w:numPr>
      <w:outlineLvl w:val="2"/>
    </w:pPr>
    <w:rPr>
      <w:bCs w:val="0"/>
      <w:i/>
      <w:iCs/>
      <w:sz w:val="22"/>
    </w:rPr>
  </w:style>
  <w:style w:type="paragraph" w:styleId="Heading4">
    <w:name w:val="heading 4"/>
    <w:basedOn w:val="Heading1"/>
    <w:next w:val="Normal"/>
    <w:qFormat/>
    <w:rsid w:val="00A322D6"/>
    <w:pPr>
      <w:numPr>
        <w:ilvl w:val="3"/>
      </w:numPr>
      <w:outlineLvl w:val="3"/>
    </w:pPr>
    <w:rPr>
      <w:b w:val="0"/>
      <w:bCs w:val="0"/>
      <w:sz w:val="20"/>
    </w:rPr>
  </w:style>
  <w:style w:type="paragraph" w:styleId="Heading5">
    <w:name w:val="heading 5"/>
    <w:basedOn w:val="Normal"/>
    <w:next w:val="Normal"/>
    <w:qFormat/>
    <w:rsid w:val="00A322D6"/>
    <w:pPr>
      <w:numPr>
        <w:ilvl w:val="4"/>
        <w:numId w:val="1"/>
      </w:numPr>
      <w:spacing w:before="240" w:after="60"/>
      <w:outlineLvl w:val="4"/>
    </w:pPr>
    <w:rPr>
      <w:szCs w:val="22"/>
    </w:rPr>
  </w:style>
  <w:style w:type="paragraph" w:styleId="Heading6">
    <w:name w:val="heading 6"/>
    <w:basedOn w:val="Normal"/>
    <w:next w:val="Normal"/>
    <w:qFormat/>
    <w:rsid w:val="00A322D6"/>
    <w:pPr>
      <w:numPr>
        <w:ilvl w:val="5"/>
        <w:numId w:val="1"/>
      </w:numPr>
      <w:spacing w:before="240" w:after="60"/>
      <w:outlineLvl w:val="5"/>
    </w:pPr>
    <w:rPr>
      <w:i/>
      <w:iCs/>
      <w:szCs w:val="22"/>
    </w:rPr>
  </w:style>
  <w:style w:type="paragraph" w:styleId="Heading7">
    <w:name w:val="heading 7"/>
    <w:basedOn w:val="Normal"/>
    <w:next w:val="Normal"/>
    <w:qFormat/>
    <w:rsid w:val="00A322D6"/>
    <w:pPr>
      <w:numPr>
        <w:ilvl w:val="6"/>
        <w:numId w:val="1"/>
      </w:numPr>
      <w:spacing w:before="240" w:after="60"/>
      <w:outlineLvl w:val="6"/>
    </w:pPr>
  </w:style>
  <w:style w:type="paragraph" w:styleId="Heading8">
    <w:name w:val="heading 8"/>
    <w:basedOn w:val="Normal"/>
    <w:next w:val="Normal"/>
    <w:qFormat/>
    <w:rsid w:val="00A322D6"/>
    <w:pPr>
      <w:numPr>
        <w:ilvl w:val="7"/>
        <w:numId w:val="1"/>
      </w:numPr>
      <w:spacing w:before="240" w:after="60"/>
      <w:outlineLvl w:val="7"/>
    </w:pPr>
    <w:rPr>
      <w:i/>
      <w:iCs/>
    </w:rPr>
  </w:style>
  <w:style w:type="paragraph" w:styleId="Heading9">
    <w:name w:val="heading 9"/>
    <w:basedOn w:val="Normal"/>
    <w:next w:val="Normal"/>
    <w:qFormat/>
    <w:rsid w:val="00A322D6"/>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1">
    <w:name w:val="WW8Num2z1"/>
    <w:rsid w:val="00A322D6"/>
    <w:rPr>
      <w:sz w:val="24"/>
      <w:szCs w:val="24"/>
    </w:rPr>
  </w:style>
  <w:style w:type="character" w:customStyle="1" w:styleId="Absatz-Standardschriftart">
    <w:name w:val="Absatz-Standardschriftart"/>
    <w:rsid w:val="00A322D6"/>
  </w:style>
  <w:style w:type="character" w:customStyle="1" w:styleId="WW8Num5z0">
    <w:name w:val="WW8Num5z0"/>
    <w:rsid w:val="00A322D6"/>
    <w:rPr>
      <w:rFonts w:ascii="Symbol" w:hAnsi="Symbol" w:cs="Symbol"/>
    </w:rPr>
  </w:style>
  <w:style w:type="character" w:customStyle="1" w:styleId="WW8Num6z0">
    <w:name w:val="WW8Num6z0"/>
    <w:rsid w:val="00A322D6"/>
    <w:rPr>
      <w:rFonts w:ascii="Symbol" w:hAnsi="Symbol" w:cs="Symbol"/>
    </w:rPr>
  </w:style>
  <w:style w:type="character" w:customStyle="1" w:styleId="WW8Num7z0">
    <w:name w:val="WW8Num7z0"/>
    <w:rsid w:val="00A322D6"/>
    <w:rPr>
      <w:rFonts w:ascii="Symbol" w:hAnsi="Symbol" w:cs="Symbol"/>
    </w:rPr>
  </w:style>
  <w:style w:type="character" w:customStyle="1" w:styleId="WW8Num8z0">
    <w:name w:val="WW8Num8z0"/>
    <w:rsid w:val="00A322D6"/>
    <w:rPr>
      <w:rFonts w:ascii="Symbol" w:hAnsi="Symbol" w:cs="Symbol"/>
    </w:rPr>
  </w:style>
  <w:style w:type="character" w:customStyle="1" w:styleId="WW8Num10z0">
    <w:name w:val="WW8Num10z0"/>
    <w:rsid w:val="00A322D6"/>
    <w:rPr>
      <w:rFonts w:ascii="Symbol" w:hAnsi="Symbol" w:cs="Symbol"/>
    </w:rPr>
  </w:style>
  <w:style w:type="character" w:customStyle="1" w:styleId="WW8Num13z0">
    <w:name w:val="WW8Num13z0"/>
    <w:rsid w:val="00A322D6"/>
    <w:rPr>
      <w:rFonts w:ascii="Wingdings" w:hAnsi="Wingdings" w:cs="Wingdings"/>
    </w:rPr>
  </w:style>
  <w:style w:type="character" w:customStyle="1" w:styleId="WW8Num13z1">
    <w:name w:val="WW8Num13z1"/>
    <w:rsid w:val="00A322D6"/>
    <w:rPr>
      <w:rFonts w:ascii="Courier New" w:hAnsi="Courier New" w:cs="Courier New"/>
    </w:rPr>
  </w:style>
  <w:style w:type="character" w:customStyle="1" w:styleId="WW8Num13z3">
    <w:name w:val="WW8Num13z3"/>
    <w:rsid w:val="00A322D6"/>
    <w:rPr>
      <w:rFonts w:ascii="Symbol" w:hAnsi="Symbol" w:cs="Symbol"/>
    </w:rPr>
  </w:style>
  <w:style w:type="character" w:customStyle="1" w:styleId="WW8Num15z1">
    <w:name w:val="WW8Num15z1"/>
    <w:rsid w:val="00A322D6"/>
    <w:rPr>
      <w:sz w:val="24"/>
      <w:szCs w:val="24"/>
    </w:rPr>
  </w:style>
  <w:style w:type="character" w:styleId="Hyperlink">
    <w:name w:val="Hyperlink"/>
    <w:uiPriority w:val="99"/>
    <w:rsid w:val="00A322D6"/>
    <w:rPr>
      <w:color w:val="0000FF"/>
      <w:u w:val="single"/>
    </w:rPr>
  </w:style>
  <w:style w:type="character" w:customStyle="1" w:styleId="infoblueChar">
    <w:name w:val="infoblue Char"/>
    <w:rsid w:val="00A322D6"/>
    <w:rPr>
      <w:rFonts w:ascii="Arial" w:hAnsi="Arial" w:cs="Arial"/>
      <w:sz w:val="24"/>
      <w:szCs w:val="24"/>
      <w:lang w:val="en-US" w:eastAsia="ar-SA" w:bidi="ar-SA"/>
    </w:rPr>
  </w:style>
  <w:style w:type="character" w:customStyle="1" w:styleId="HeaderChar">
    <w:name w:val="Header Char"/>
    <w:basedOn w:val="DefaultParagraphFont"/>
    <w:rsid w:val="00A322D6"/>
  </w:style>
  <w:style w:type="character" w:customStyle="1" w:styleId="Bullets">
    <w:name w:val="Bullets"/>
    <w:rsid w:val="00A322D6"/>
    <w:rPr>
      <w:rFonts w:ascii="OpenSymbol" w:eastAsia="OpenSymbol" w:hAnsi="OpenSymbol" w:cs="OpenSymbol"/>
    </w:rPr>
  </w:style>
  <w:style w:type="paragraph" w:customStyle="1" w:styleId="Heading">
    <w:name w:val="Heading"/>
    <w:basedOn w:val="Normal"/>
    <w:next w:val="BodyText"/>
    <w:rsid w:val="00A322D6"/>
    <w:pPr>
      <w:keepNext/>
      <w:spacing w:before="240"/>
    </w:pPr>
    <w:rPr>
      <w:rFonts w:ascii="Arial" w:eastAsia="DejaVu Sans" w:hAnsi="Arial" w:cs="Lohit Hindi"/>
      <w:sz w:val="28"/>
      <w:szCs w:val="28"/>
    </w:rPr>
  </w:style>
  <w:style w:type="paragraph" w:styleId="BodyText">
    <w:name w:val="Body Text"/>
    <w:basedOn w:val="Normal"/>
    <w:rsid w:val="00A322D6"/>
    <w:rPr>
      <w:rFonts w:ascii="Trebuchet MS" w:hAnsi="Trebuchet MS" w:cs="Trebuchet MS"/>
      <w:sz w:val="18"/>
    </w:rPr>
  </w:style>
  <w:style w:type="paragraph" w:styleId="List">
    <w:name w:val="List"/>
    <w:basedOn w:val="BodyText"/>
    <w:rsid w:val="00A322D6"/>
    <w:rPr>
      <w:rFonts w:cs="Lohit Hindi"/>
    </w:rPr>
  </w:style>
  <w:style w:type="paragraph" w:styleId="Caption">
    <w:name w:val="caption"/>
    <w:basedOn w:val="Normal"/>
    <w:next w:val="Normal"/>
    <w:qFormat/>
    <w:rsid w:val="00A322D6"/>
    <w:rPr>
      <w:b/>
      <w:bCs/>
    </w:rPr>
  </w:style>
  <w:style w:type="paragraph" w:customStyle="1" w:styleId="Index">
    <w:name w:val="Index"/>
    <w:basedOn w:val="Normal"/>
    <w:rsid w:val="00A322D6"/>
    <w:pPr>
      <w:suppressLineNumbers/>
    </w:pPr>
    <w:rPr>
      <w:rFonts w:cs="Lohit Hindi"/>
    </w:rPr>
  </w:style>
  <w:style w:type="paragraph" w:styleId="Title">
    <w:name w:val="Title"/>
    <w:basedOn w:val="Normal"/>
    <w:next w:val="Normal"/>
    <w:qFormat/>
    <w:rsid w:val="00A322D6"/>
    <w:pPr>
      <w:spacing w:line="240" w:lineRule="auto"/>
      <w:jc w:val="center"/>
    </w:pPr>
    <w:rPr>
      <w:rFonts w:ascii="Arial" w:hAnsi="Arial" w:cs="Arial"/>
      <w:b/>
      <w:bCs/>
      <w:sz w:val="36"/>
      <w:szCs w:val="36"/>
    </w:rPr>
  </w:style>
  <w:style w:type="paragraph" w:styleId="Subtitle">
    <w:name w:val="Subtitle"/>
    <w:basedOn w:val="Heading"/>
    <w:next w:val="BodyText"/>
    <w:qFormat/>
    <w:rsid w:val="00A322D6"/>
    <w:pPr>
      <w:jc w:val="center"/>
    </w:pPr>
    <w:rPr>
      <w:i/>
      <w:iCs/>
    </w:rPr>
  </w:style>
  <w:style w:type="paragraph" w:customStyle="1" w:styleId="InfoBlue">
    <w:name w:val="InfoBlue"/>
    <w:basedOn w:val="Normal"/>
    <w:next w:val="BodyText"/>
    <w:rsid w:val="00A322D6"/>
    <w:pPr>
      <w:overflowPunct/>
      <w:autoSpaceDE/>
      <w:textAlignment w:val="auto"/>
    </w:pPr>
    <w:rPr>
      <w:rFonts w:ascii="Trebuchet MS" w:hAnsi="Trebuchet MS" w:cs="Trebuchet MS"/>
      <w:i/>
      <w:color w:val="0000FF"/>
    </w:rPr>
  </w:style>
  <w:style w:type="paragraph" w:styleId="Header">
    <w:name w:val="header"/>
    <w:basedOn w:val="Normal"/>
    <w:rsid w:val="00A322D6"/>
    <w:pPr>
      <w:tabs>
        <w:tab w:val="center" w:pos="4320"/>
        <w:tab w:val="right" w:pos="8640"/>
      </w:tabs>
    </w:pPr>
  </w:style>
  <w:style w:type="paragraph" w:styleId="Footer">
    <w:name w:val="footer"/>
    <w:aliases w:val="BMCL,BMCL1"/>
    <w:basedOn w:val="Normal"/>
    <w:link w:val="FooterChar"/>
    <w:uiPriority w:val="99"/>
    <w:rsid w:val="00A322D6"/>
    <w:pPr>
      <w:tabs>
        <w:tab w:val="center" w:pos="4320"/>
        <w:tab w:val="right" w:pos="8640"/>
      </w:tabs>
    </w:pPr>
  </w:style>
  <w:style w:type="paragraph" w:styleId="PlainText">
    <w:name w:val="Plain Text"/>
    <w:basedOn w:val="Normal"/>
    <w:rsid w:val="00A322D6"/>
    <w:pPr>
      <w:widowControl/>
      <w:overflowPunct/>
      <w:autoSpaceDE/>
      <w:spacing w:line="240" w:lineRule="auto"/>
      <w:textAlignment w:val="auto"/>
    </w:pPr>
    <w:rPr>
      <w:rFonts w:ascii="Courier New" w:hAnsi="Courier New" w:cs="Courier New"/>
    </w:rPr>
  </w:style>
  <w:style w:type="paragraph" w:styleId="BodyText2">
    <w:name w:val="Body Text 2"/>
    <w:basedOn w:val="Normal"/>
    <w:rsid w:val="00A322D6"/>
    <w:pPr>
      <w:spacing w:line="480" w:lineRule="auto"/>
    </w:pPr>
  </w:style>
  <w:style w:type="paragraph" w:customStyle="1" w:styleId="t">
    <w:name w:val="t"/>
    <w:basedOn w:val="Normal"/>
    <w:rsid w:val="00A322D6"/>
    <w:pPr>
      <w:widowControl/>
      <w:spacing w:before="280" w:after="280" w:line="260" w:lineRule="atLeast"/>
      <w:ind w:firstLine="240"/>
      <w:textAlignment w:val="auto"/>
    </w:pPr>
    <w:rPr>
      <w:rFonts w:ascii="Times" w:eastAsia="Arial Unicode MS" w:hAnsi="Times" w:cs="Arial Unicode MS"/>
      <w:szCs w:val="22"/>
    </w:rPr>
  </w:style>
  <w:style w:type="paragraph" w:customStyle="1" w:styleId="infoblue0">
    <w:name w:val="infoblue"/>
    <w:basedOn w:val="Normal"/>
    <w:next w:val="Normal"/>
    <w:rsid w:val="00A322D6"/>
    <w:pPr>
      <w:widowControl/>
      <w:overflowPunct/>
      <w:spacing w:line="240" w:lineRule="auto"/>
      <w:textAlignment w:val="auto"/>
    </w:pPr>
    <w:rPr>
      <w:rFonts w:ascii="Arial" w:hAnsi="Arial" w:cs="Arial"/>
      <w:sz w:val="24"/>
      <w:szCs w:val="24"/>
    </w:rPr>
  </w:style>
  <w:style w:type="paragraph" w:customStyle="1" w:styleId="TableSmall">
    <w:name w:val="Table_Small"/>
    <w:basedOn w:val="Normal"/>
    <w:rsid w:val="00A322D6"/>
    <w:pPr>
      <w:widowControl/>
      <w:overflowPunct/>
      <w:autoSpaceDE/>
      <w:spacing w:before="40" w:after="40" w:line="240" w:lineRule="auto"/>
      <w:textAlignment w:val="auto"/>
    </w:pPr>
    <w:rPr>
      <w:rFonts w:ascii="Arial" w:hAnsi="Arial" w:cs="Arial"/>
      <w:sz w:val="16"/>
    </w:rPr>
  </w:style>
  <w:style w:type="paragraph" w:styleId="TOC1">
    <w:name w:val="toc 1"/>
    <w:basedOn w:val="Normal"/>
    <w:next w:val="Normal"/>
    <w:uiPriority w:val="39"/>
    <w:qFormat/>
    <w:rsid w:val="00366F6F"/>
    <w:pPr>
      <w:spacing w:before="120" w:after="0"/>
    </w:pPr>
    <w:rPr>
      <w:rFonts w:asciiTheme="minorHAnsi" w:hAnsiTheme="minorHAnsi" w:cstheme="minorHAnsi"/>
      <w:b/>
      <w:bCs/>
      <w:szCs w:val="24"/>
    </w:rPr>
  </w:style>
  <w:style w:type="paragraph" w:styleId="TOC2">
    <w:name w:val="toc 2"/>
    <w:basedOn w:val="Normal"/>
    <w:next w:val="Normal"/>
    <w:uiPriority w:val="39"/>
    <w:qFormat/>
    <w:rsid w:val="00682F94"/>
    <w:pPr>
      <w:spacing w:after="0" w:line="240" w:lineRule="auto"/>
      <w:ind w:left="202"/>
    </w:pPr>
    <w:rPr>
      <w:rFonts w:asciiTheme="minorHAnsi" w:hAnsiTheme="minorHAnsi" w:cstheme="minorHAnsi"/>
      <w:iCs/>
      <w:szCs w:val="24"/>
    </w:rPr>
  </w:style>
  <w:style w:type="paragraph" w:styleId="TOC3">
    <w:name w:val="toc 3"/>
    <w:basedOn w:val="Normal"/>
    <w:next w:val="Normal"/>
    <w:uiPriority w:val="39"/>
    <w:qFormat/>
    <w:rsid w:val="00E60631"/>
    <w:pPr>
      <w:spacing w:after="0"/>
      <w:ind w:left="403"/>
    </w:pPr>
    <w:rPr>
      <w:rFonts w:asciiTheme="minorHAnsi" w:hAnsiTheme="minorHAnsi" w:cstheme="minorHAnsi"/>
      <w:szCs w:val="24"/>
    </w:rPr>
  </w:style>
  <w:style w:type="paragraph" w:styleId="TOC4">
    <w:name w:val="toc 4"/>
    <w:basedOn w:val="Normal"/>
    <w:next w:val="Normal"/>
    <w:uiPriority w:val="39"/>
    <w:rsid w:val="00A322D6"/>
    <w:pPr>
      <w:ind w:left="600"/>
    </w:pPr>
    <w:rPr>
      <w:rFonts w:asciiTheme="minorHAnsi" w:hAnsiTheme="minorHAnsi" w:cstheme="minorHAnsi"/>
      <w:szCs w:val="24"/>
    </w:rPr>
  </w:style>
  <w:style w:type="paragraph" w:styleId="TOC5">
    <w:name w:val="toc 5"/>
    <w:basedOn w:val="Normal"/>
    <w:next w:val="Normal"/>
    <w:uiPriority w:val="39"/>
    <w:rsid w:val="00A322D6"/>
    <w:pPr>
      <w:ind w:left="800"/>
    </w:pPr>
    <w:rPr>
      <w:rFonts w:asciiTheme="minorHAnsi" w:hAnsiTheme="minorHAnsi" w:cstheme="minorHAnsi"/>
      <w:szCs w:val="24"/>
    </w:rPr>
  </w:style>
  <w:style w:type="paragraph" w:styleId="TOC6">
    <w:name w:val="toc 6"/>
    <w:basedOn w:val="Normal"/>
    <w:next w:val="Normal"/>
    <w:uiPriority w:val="39"/>
    <w:rsid w:val="00A322D6"/>
    <w:pPr>
      <w:ind w:left="1000"/>
    </w:pPr>
    <w:rPr>
      <w:rFonts w:asciiTheme="minorHAnsi" w:hAnsiTheme="minorHAnsi" w:cstheme="minorHAnsi"/>
      <w:szCs w:val="24"/>
    </w:rPr>
  </w:style>
  <w:style w:type="paragraph" w:styleId="TOC7">
    <w:name w:val="toc 7"/>
    <w:basedOn w:val="Normal"/>
    <w:next w:val="Normal"/>
    <w:uiPriority w:val="39"/>
    <w:rsid w:val="00A322D6"/>
    <w:pPr>
      <w:ind w:left="1200"/>
    </w:pPr>
    <w:rPr>
      <w:rFonts w:asciiTheme="minorHAnsi" w:hAnsiTheme="minorHAnsi" w:cstheme="minorHAnsi"/>
      <w:szCs w:val="24"/>
    </w:rPr>
  </w:style>
  <w:style w:type="paragraph" w:styleId="TOC8">
    <w:name w:val="toc 8"/>
    <w:basedOn w:val="Normal"/>
    <w:next w:val="Normal"/>
    <w:uiPriority w:val="39"/>
    <w:rsid w:val="00A322D6"/>
    <w:pPr>
      <w:ind w:left="1400"/>
    </w:pPr>
    <w:rPr>
      <w:rFonts w:asciiTheme="minorHAnsi" w:hAnsiTheme="minorHAnsi" w:cstheme="minorHAnsi"/>
      <w:szCs w:val="24"/>
    </w:rPr>
  </w:style>
  <w:style w:type="paragraph" w:styleId="TOC9">
    <w:name w:val="toc 9"/>
    <w:basedOn w:val="Normal"/>
    <w:next w:val="Normal"/>
    <w:uiPriority w:val="39"/>
    <w:rsid w:val="00A322D6"/>
    <w:pPr>
      <w:ind w:left="1600"/>
    </w:pPr>
    <w:rPr>
      <w:rFonts w:asciiTheme="minorHAnsi" w:hAnsiTheme="minorHAnsi" w:cstheme="minorHAnsi"/>
      <w:szCs w:val="24"/>
    </w:rPr>
  </w:style>
  <w:style w:type="paragraph" w:styleId="Index1">
    <w:name w:val="index 1"/>
    <w:basedOn w:val="Normal"/>
    <w:next w:val="Normal"/>
    <w:rsid w:val="00A322D6"/>
    <w:pPr>
      <w:ind w:left="200" w:hanging="200"/>
    </w:pPr>
    <w:rPr>
      <w:sz w:val="18"/>
      <w:szCs w:val="18"/>
    </w:rPr>
  </w:style>
  <w:style w:type="paragraph" w:styleId="Index2">
    <w:name w:val="index 2"/>
    <w:basedOn w:val="Normal"/>
    <w:next w:val="Normal"/>
    <w:rsid w:val="00A322D6"/>
    <w:pPr>
      <w:ind w:left="400" w:hanging="200"/>
    </w:pPr>
    <w:rPr>
      <w:sz w:val="18"/>
      <w:szCs w:val="18"/>
    </w:rPr>
  </w:style>
  <w:style w:type="paragraph" w:styleId="Index3">
    <w:name w:val="index 3"/>
    <w:basedOn w:val="Normal"/>
    <w:next w:val="Normal"/>
    <w:rsid w:val="00A322D6"/>
    <w:pPr>
      <w:ind w:left="600" w:hanging="200"/>
    </w:pPr>
    <w:rPr>
      <w:sz w:val="18"/>
      <w:szCs w:val="18"/>
    </w:rPr>
  </w:style>
  <w:style w:type="paragraph" w:styleId="Index4">
    <w:name w:val="index 4"/>
    <w:basedOn w:val="Normal"/>
    <w:next w:val="Normal"/>
    <w:rsid w:val="00A322D6"/>
    <w:pPr>
      <w:ind w:left="800" w:hanging="200"/>
    </w:pPr>
    <w:rPr>
      <w:sz w:val="18"/>
      <w:szCs w:val="18"/>
    </w:rPr>
  </w:style>
  <w:style w:type="paragraph" w:styleId="Index5">
    <w:name w:val="index 5"/>
    <w:basedOn w:val="Normal"/>
    <w:next w:val="Normal"/>
    <w:rsid w:val="00A322D6"/>
    <w:pPr>
      <w:ind w:left="1000" w:hanging="200"/>
    </w:pPr>
    <w:rPr>
      <w:sz w:val="18"/>
      <w:szCs w:val="18"/>
    </w:rPr>
  </w:style>
  <w:style w:type="paragraph" w:styleId="Index6">
    <w:name w:val="index 6"/>
    <w:basedOn w:val="Normal"/>
    <w:next w:val="Normal"/>
    <w:rsid w:val="00A322D6"/>
    <w:pPr>
      <w:ind w:left="1200" w:hanging="200"/>
    </w:pPr>
    <w:rPr>
      <w:sz w:val="18"/>
      <w:szCs w:val="18"/>
    </w:rPr>
  </w:style>
  <w:style w:type="paragraph" w:styleId="Index7">
    <w:name w:val="index 7"/>
    <w:basedOn w:val="Normal"/>
    <w:next w:val="Normal"/>
    <w:rsid w:val="00A322D6"/>
    <w:pPr>
      <w:ind w:left="1400" w:hanging="200"/>
    </w:pPr>
    <w:rPr>
      <w:sz w:val="18"/>
      <w:szCs w:val="18"/>
    </w:rPr>
  </w:style>
  <w:style w:type="paragraph" w:styleId="Index8">
    <w:name w:val="index 8"/>
    <w:basedOn w:val="Normal"/>
    <w:next w:val="Normal"/>
    <w:rsid w:val="00A322D6"/>
    <w:pPr>
      <w:ind w:left="1600" w:hanging="200"/>
    </w:pPr>
    <w:rPr>
      <w:sz w:val="18"/>
      <w:szCs w:val="18"/>
    </w:rPr>
  </w:style>
  <w:style w:type="paragraph" w:styleId="Index9">
    <w:name w:val="index 9"/>
    <w:basedOn w:val="Normal"/>
    <w:next w:val="Normal"/>
    <w:rsid w:val="00A322D6"/>
    <w:pPr>
      <w:ind w:left="1800" w:hanging="200"/>
    </w:pPr>
    <w:rPr>
      <w:sz w:val="18"/>
      <w:szCs w:val="18"/>
    </w:rPr>
  </w:style>
  <w:style w:type="paragraph" w:styleId="IndexHeading">
    <w:name w:val="index heading"/>
    <w:basedOn w:val="Normal"/>
    <w:next w:val="Index1"/>
    <w:rsid w:val="00A322D6"/>
    <w:pPr>
      <w:spacing w:before="240"/>
      <w:jc w:val="center"/>
    </w:pPr>
    <w:rPr>
      <w:b/>
      <w:bCs/>
      <w:sz w:val="26"/>
      <w:szCs w:val="26"/>
    </w:rPr>
  </w:style>
  <w:style w:type="paragraph" w:styleId="BodyTextFirstIndent">
    <w:name w:val="Body Text First Indent"/>
    <w:basedOn w:val="BodyText"/>
    <w:rsid w:val="00A322D6"/>
    <w:pPr>
      <w:ind w:firstLine="210"/>
    </w:pPr>
  </w:style>
  <w:style w:type="paragraph" w:customStyle="1" w:styleId="Style1">
    <w:name w:val="Style1"/>
    <w:basedOn w:val="BodyText"/>
    <w:rsid w:val="00A322D6"/>
  </w:style>
  <w:style w:type="paragraph" w:customStyle="1" w:styleId="Style2">
    <w:name w:val="Style2"/>
    <w:basedOn w:val="BodyText"/>
    <w:rsid w:val="00A322D6"/>
  </w:style>
  <w:style w:type="paragraph" w:customStyle="1" w:styleId="template">
    <w:name w:val="template"/>
    <w:basedOn w:val="Normal"/>
    <w:rsid w:val="00A322D6"/>
    <w:pPr>
      <w:widowControl/>
      <w:overflowPunct/>
      <w:autoSpaceDE/>
      <w:spacing w:line="240" w:lineRule="exact"/>
      <w:textAlignment w:val="auto"/>
    </w:pPr>
    <w:rPr>
      <w:rFonts w:ascii="Arial" w:hAnsi="Arial" w:cs="Arial"/>
      <w:i/>
      <w:iCs/>
      <w:szCs w:val="22"/>
    </w:rPr>
  </w:style>
  <w:style w:type="paragraph" w:customStyle="1" w:styleId="TOCEntry">
    <w:name w:val="TOCEntry"/>
    <w:basedOn w:val="Normal"/>
    <w:rsid w:val="00A322D6"/>
    <w:pPr>
      <w:keepNext/>
      <w:keepLines/>
      <w:widowControl/>
      <w:overflowPunct/>
      <w:autoSpaceDE/>
      <w:spacing w:before="120" w:after="240"/>
      <w:textAlignment w:val="auto"/>
    </w:pPr>
    <w:rPr>
      <w:rFonts w:ascii="Times" w:hAnsi="Times" w:cs="Times"/>
      <w:b/>
      <w:bCs/>
      <w:sz w:val="36"/>
      <w:szCs w:val="36"/>
    </w:rPr>
  </w:style>
  <w:style w:type="paragraph" w:customStyle="1" w:styleId="Style3">
    <w:name w:val="Style3"/>
    <w:basedOn w:val="Heading2"/>
    <w:rsid w:val="00A322D6"/>
    <w:pPr>
      <w:numPr>
        <w:numId w:val="2"/>
      </w:numPr>
    </w:pPr>
    <w:rPr>
      <w:i/>
      <w:iCs/>
    </w:rPr>
  </w:style>
  <w:style w:type="paragraph" w:customStyle="1" w:styleId="Heading20">
    <w:name w:val="Heading2"/>
    <w:basedOn w:val="Heading2"/>
    <w:rsid w:val="00A322D6"/>
    <w:pPr>
      <w:tabs>
        <w:tab w:val="num" w:pos="390"/>
      </w:tabs>
      <w:ind w:left="390" w:hanging="390"/>
    </w:pPr>
    <w:rPr>
      <w:i/>
      <w:iCs/>
    </w:rPr>
  </w:style>
  <w:style w:type="paragraph" w:customStyle="1" w:styleId="ClearFormating">
    <w:name w:val="Clear Formating"/>
    <w:basedOn w:val="InfoBlue"/>
    <w:rsid w:val="00A322D6"/>
  </w:style>
  <w:style w:type="paragraph" w:customStyle="1" w:styleId="Heading10">
    <w:name w:val="Heading1"/>
    <w:basedOn w:val="Heading1"/>
    <w:rsid w:val="00A322D6"/>
    <w:pPr>
      <w:numPr>
        <w:numId w:val="0"/>
      </w:numPr>
    </w:pPr>
  </w:style>
  <w:style w:type="paragraph" w:styleId="ListContinue">
    <w:name w:val="List Continue"/>
    <w:basedOn w:val="Normal"/>
    <w:rsid w:val="00A322D6"/>
    <w:pPr>
      <w:ind w:left="360"/>
    </w:pPr>
  </w:style>
  <w:style w:type="paragraph" w:customStyle="1" w:styleId="Heading30">
    <w:name w:val="Heading3"/>
    <w:basedOn w:val="Heading20"/>
    <w:rsid w:val="00A322D6"/>
  </w:style>
  <w:style w:type="paragraph" w:styleId="DocumentMap">
    <w:name w:val="Document Map"/>
    <w:basedOn w:val="Normal"/>
    <w:rsid w:val="00A322D6"/>
    <w:pPr>
      <w:shd w:val="clear" w:color="auto" w:fill="000080"/>
    </w:pPr>
    <w:rPr>
      <w:rFonts w:ascii="Tahoma" w:hAnsi="Tahoma" w:cs="Tahoma"/>
    </w:rPr>
  </w:style>
  <w:style w:type="paragraph" w:customStyle="1" w:styleId="Style4">
    <w:name w:val="Style4"/>
    <w:basedOn w:val="Heading10"/>
    <w:rsid w:val="00A322D6"/>
  </w:style>
  <w:style w:type="paragraph" w:customStyle="1" w:styleId="Style5">
    <w:name w:val="Style5"/>
    <w:basedOn w:val="Heading20"/>
    <w:rsid w:val="00A322D6"/>
  </w:style>
  <w:style w:type="paragraph" w:customStyle="1" w:styleId="Style6">
    <w:name w:val="Style6"/>
    <w:basedOn w:val="Heading20"/>
    <w:rsid w:val="00A322D6"/>
  </w:style>
  <w:style w:type="paragraph" w:styleId="TOAHeading">
    <w:name w:val="toa heading"/>
    <w:basedOn w:val="Normal"/>
    <w:next w:val="Normal"/>
    <w:rsid w:val="00A322D6"/>
    <w:pPr>
      <w:spacing w:before="120"/>
    </w:pPr>
    <w:rPr>
      <w:rFonts w:ascii="Arial" w:hAnsi="Arial" w:cs="Arial"/>
      <w:b/>
      <w:bCs/>
      <w:sz w:val="24"/>
      <w:szCs w:val="24"/>
    </w:rPr>
  </w:style>
  <w:style w:type="paragraph" w:customStyle="1" w:styleId="TableContents">
    <w:name w:val="Table Contents"/>
    <w:basedOn w:val="Normal"/>
    <w:rsid w:val="00A322D6"/>
    <w:pPr>
      <w:suppressLineNumbers/>
    </w:pPr>
  </w:style>
  <w:style w:type="paragraph" w:customStyle="1" w:styleId="TableHeading">
    <w:name w:val="Table Heading"/>
    <w:basedOn w:val="TableContents"/>
    <w:rsid w:val="00A322D6"/>
    <w:pPr>
      <w:jc w:val="center"/>
    </w:pPr>
    <w:rPr>
      <w:b/>
      <w:bCs/>
    </w:rPr>
  </w:style>
  <w:style w:type="paragraph" w:customStyle="1" w:styleId="Contents10">
    <w:name w:val="Contents 10"/>
    <w:basedOn w:val="Index"/>
    <w:rsid w:val="00A322D6"/>
    <w:pPr>
      <w:tabs>
        <w:tab w:val="right" w:leader="dot" w:pos="7425"/>
      </w:tabs>
      <w:ind w:left="2547"/>
    </w:pPr>
  </w:style>
  <w:style w:type="paragraph" w:styleId="BalloonText">
    <w:name w:val="Balloon Text"/>
    <w:basedOn w:val="Normal"/>
    <w:link w:val="BalloonTextChar"/>
    <w:semiHidden/>
    <w:unhideWhenUsed/>
    <w:rsid w:val="002F064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F0640"/>
    <w:rPr>
      <w:rFonts w:ascii="Tahoma" w:hAnsi="Tahoma" w:cs="Tahoma"/>
      <w:sz w:val="16"/>
      <w:szCs w:val="16"/>
      <w:lang w:eastAsia="ar-SA"/>
    </w:rPr>
  </w:style>
  <w:style w:type="paragraph" w:styleId="BodyTextIndent2">
    <w:name w:val="Body Text Indent 2"/>
    <w:basedOn w:val="Normal"/>
    <w:link w:val="BodyTextIndent2Char"/>
    <w:unhideWhenUsed/>
    <w:rsid w:val="00E84443"/>
    <w:pPr>
      <w:spacing w:line="480" w:lineRule="auto"/>
      <w:ind w:left="283"/>
    </w:pPr>
  </w:style>
  <w:style w:type="character" w:customStyle="1" w:styleId="BodyTextIndent2Char">
    <w:name w:val="Body Text Indent 2 Char"/>
    <w:link w:val="BodyTextIndent2"/>
    <w:uiPriority w:val="99"/>
    <w:semiHidden/>
    <w:rsid w:val="00E84443"/>
    <w:rPr>
      <w:lang w:eastAsia="ar-SA" w:bidi="ar-SA"/>
    </w:rPr>
  </w:style>
  <w:style w:type="paragraph" w:styleId="ListParagraph">
    <w:name w:val="List Paragraph"/>
    <w:basedOn w:val="Normal"/>
    <w:link w:val="ListParagraphChar"/>
    <w:uiPriority w:val="34"/>
    <w:qFormat/>
    <w:rsid w:val="00C20E37"/>
    <w:pPr>
      <w:numPr>
        <w:numId w:val="7"/>
      </w:numPr>
      <w:ind w:left="720" w:hanging="360"/>
    </w:pPr>
  </w:style>
  <w:style w:type="character" w:customStyle="1" w:styleId="apple-converted-space">
    <w:name w:val="apple-converted-space"/>
    <w:rsid w:val="00B20414"/>
  </w:style>
  <w:style w:type="table" w:styleId="TableGrid">
    <w:name w:val="Table Grid"/>
    <w:basedOn w:val="TableNormal"/>
    <w:uiPriority w:val="59"/>
    <w:rsid w:val="001A2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rsid w:val="00894EC1"/>
    <w:pPr>
      <w:suppressAutoHyphens w:val="0"/>
      <w:overflowPunct/>
      <w:autoSpaceDE/>
      <w:spacing w:line="240" w:lineRule="auto"/>
      <w:ind w:left="851"/>
      <w:textAlignment w:val="auto"/>
    </w:pPr>
    <w:rPr>
      <w:rFonts w:ascii="MS Mincho" w:hAnsi="MS Mincho"/>
      <w:kern w:val="2"/>
      <w:sz w:val="21"/>
      <w:lang w:eastAsia="ja-JP"/>
    </w:rPr>
  </w:style>
  <w:style w:type="paragraph" w:styleId="BodyTextIndent">
    <w:name w:val="Body Text Indent"/>
    <w:basedOn w:val="Normal"/>
    <w:link w:val="BodyTextIndentChar"/>
    <w:rsid w:val="00894EC1"/>
    <w:pPr>
      <w:suppressAutoHyphens w:val="0"/>
      <w:overflowPunct/>
      <w:autoSpaceDE/>
      <w:adjustRightInd w:val="0"/>
      <w:spacing w:line="240" w:lineRule="auto"/>
    </w:pPr>
    <w:rPr>
      <w:rFonts w:ascii="MS Mincho"/>
      <w:color w:val="000000"/>
      <w:sz w:val="40"/>
      <w:lang w:eastAsia="ja-JP"/>
    </w:rPr>
  </w:style>
  <w:style w:type="character" w:customStyle="1" w:styleId="BodyTextIndentChar">
    <w:name w:val="Body Text Indent Char"/>
    <w:link w:val="BodyTextIndent"/>
    <w:rsid w:val="00894EC1"/>
    <w:rPr>
      <w:rFonts w:ascii="MS Mincho" w:eastAsia="MS Mincho"/>
      <w:color w:val="000000"/>
      <w:sz w:val="40"/>
      <w:lang w:eastAsia="ja-JP"/>
    </w:rPr>
  </w:style>
  <w:style w:type="paragraph" w:styleId="BodyText3">
    <w:name w:val="Body Text 3"/>
    <w:basedOn w:val="Normal"/>
    <w:link w:val="BodyText3Char"/>
    <w:rsid w:val="00894EC1"/>
    <w:pPr>
      <w:suppressAutoHyphens w:val="0"/>
      <w:overflowPunct/>
      <w:autoSpaceDE/>
      <w:adjustRightInd w:val="0"/>
      <w:spacing w:line="240" w:lineRule="auto"/>
    </w:pPr>
    <w:rPr>
      <w:rFonts w:ascii="MS Mincho"/>
      <w:color w:val="000000"/>
      <w:sz w:val="44"/>
      <w:lang w:eastAsia="ja-JP"/>
    </w:rPr>
  </w:style>
  <w:style w:type="character" w:customStyle="1" w:styleId="BodyText3Char">
    <w:name w:val="Body Text 3 Char"/>
    <w:link w:val="BodyText3"/>
    <w:rsid w:val="00894EC1"/>
    <w:rPr>
      <w:rFonts w:ascii="MS Mincho" w:eastAsia="MS Mincho"/>
      <w:color w:val="000000"/>
      <w:sz w:val="44"/>
      <w:lang w:eastAsia="ja-JP"/>
    </w:rPr>
  </w:style>
  <w:style w:type="character" w:styleId="PageNumber">
    <w:name w:val="page number"/>
    <w:rsid w:val="00894EC1"/>
    <w:rPr>
      <w:rFonts w:cs="Times New Roman"/>
    </w:rPr>
  </w:style>
  <w:style w:type="paragraph" w:styleId="BodyTextIndent3">
    <w:name w:val="Body Text Indent 3"/>
    <w:basedOn w:val="Normal"/>
    <w:link w:val="BodyTextIndent3Char"/>
    <w:rsid w:val="00894EC1"/>
    <w:pPr>
      <w:suppressAutoHyphens w:val="0"/>
      <w:overflowPunct/>
      <w:autoSpaceDE/>
      <w:spacing w:line="240" w:lineRule="auto"/>
      <w:ind w:left="720"/>
      <w:textAlignment w:val="auto"/>
    </w:pPr>
    <w:rPr>
      <w:rFonts w:ascii="MS Mincho" w:hAnsi="MS Mincho" w:cs="Arial"/>
      <w:kern w:val="2"/>
      <w:sz w:val="18"/>
      <w:lang w:eastAsia="ja-JP"/>
    </w:rPr>
  </w:style>
  <w:style w:type="character" w:customStyle="1" w:styleId="BodyTextIndent3Char">
    <w:name w:val="Body Text Indent 3 Char"/>
    <w:link w:val="BodyTextIndent3"/>
    <w:rsid w:val="00894EC1"/>
    <w:rPr>
      <w:rFonts w:ascii="MS Mincho" w:eastAsia="MS Mincho" w:hAnsi="MS Mincho" w:cs="Arial"/>
      <w:kern w:val="2"/>
      <w:sz w:val="18"/>
      <w:lang w:eastAsia="ja-JP"/>
    </w:rPr>
  </w:style>
  <w:style w:type="character" w:styleId="FollowedHyperlink">
    <w:name w:val="FollowedHyperlink"/>
    <w:rsid w:val="00894EC1"/>
    <w:rPr>
      <w:rFonts w:cs="Times New Roman"/>
      <w:color w:val="800080"/>
      <w:u w:val="single"/>
    </w:rPr>
  </w:style>
  <w:style w:type="paragraph" w:customStyle="1" w:styleId="a">
    <w:name w:val="標準 + ＭＳ ゴシック"/>
    <w:basedOn w:val="Normal"/>
    <w:rsid w:val="00894EC1"/>
    <w:pPr>
      <w:suppressAutoHyphens w:val="0"/>
      <w:overflowPunct/>
      <w:autoSpaceDE/>
      <w:spacing w:line="240" w:lineRule="auto"/>
      <w:textAlignment w:val="auto"/>
    </w:pPr>
    <w:rPr>
      <w:rFonts w:ascii="MS Mincho" w:hAnsi="MS Mincho"/>
      <w:kern w:val="2"/>
      <w:sz w:val="21"/>
      <w:lang w:eastAsia="ja-JP"/>
    </w:rPr>
  </w:style>
  <w:style w:type="paragraph" w:customStyle="1" w:styleId="Default">
    <w:name w:val="Default"/>
    <w:rsid w:val="00894EC1"/>
    <w:pPr>
      <w:widowControl w:val="0"/>
      <w:autoSpaceDE w:val="0"/>
      <w:autoSpaceDN w:val="0"/>
      <w:adjustRightInd w:val="0"/>
    </w:pPr>
    <w:rPr>
      <w:rFonts w:ascii="Ryumin" w:eastAsia="Ryumin" w:hAnsi="Century" w:cs="Ryumin"/>
      <w:color w:val="000000"/>
      <w:sz w:val="24"/>
      <w:szCs w:val="24"/>
      <w:lang w:eastAsia="ja-JP" w:bidi="ar-SA"/>
    </w:rPr>
  </w:style>
  <w:style w:type="paragraph" w:styleId="CommentText">
    <w:name w:val="annotation text"/>
    <w:basedOn w:val="Normal"/>
    <w:link w:val="CommentTextChar"/>
    <w:semiHidden/>
    <w:rsid w:val="00894EC1"/>
    <w:pPr>
      <w:suppressAutoHyphens w:val="0"/>
      <w:overflowPunct/>
      <w:autoSpaceDE/>
      <w:spacing w:line="240" w:lineRule="auto"/>
      <w:textAlignment w:val="auto"/>
    </w:pPr>
    <w:rPr>
      <w:rFonts w:ascii="MS Mincho" w:hAnsi="MS Mincho"/>
      <w:kern w:val="2"/>
      <w:sz w:val="21"/>
      <w:lang w:eastAsia="ja-JP"/>
    </w:rPr>
  </w:style>
  <w:style w:type="character" w:customStyle="1" w:styleId="CommentTextChar">
    <w:name w:val="Comment Text Char"/>
    <w:link w:val="CommentText"/>
    <w:semiHidden/>
    <w:rsid w:val="00894EC1"/>
    <w:rPr>
      <w:rFonts w:ascii="MS Mincho" w:eastAsia="MS Mincho" w:hAnsi="MS Mincho"/>
      <w:kern w:val="2"/>
      <w:sz w:val="21"/>
      <w:lang w:eastAsia="ja-JP"/>
    </w:rPr>
  </w:style>
  <w:style w:type="paragraph" w:styleId="NormalWeb">
    <w:name w:val="Normal (Web)"/>
    <w:basedOn w:val="Normal"/>
    <w:uiPriority w:val="99"/>
    <w:unhideWhenUsed/>
    <w:rsid w:val="00894EC1"/>
    <w:pPr>
      <w:widowControl/>
      <w:suppressAutoHyphens w:val="0"/>
      <w:overflowPunct/>
      <w:autoSpaceDE/>
      <w:spacing w:before="100" w:beforeAutospacing="1" w:after="100" w:afterAutospacing="1" w:line="240" w:lineRule="auto"/>
      <w:textAlignment w:val="auto"/>
    </w:pPr>
    <w:rPr>
      <w:sz w:val="24"/>
      <w:szCs w:val="24"/>
      <w:lang w:eastAsia="en-US"/>
    </w:rPr>
  </w:style>
  <w:style w:type="character" w:customStyle="1" w:styleId="apple-tab-span">
    <w:name w:val="apple-tab-span"/>
    <w:rsid w:val="00894EC1"/>
  </w:style>
  <w:style w:type="character" w:customStyle="1" w:styleId="tlid-translation">
    <w:name w:val="tlid-translation"/>
    <w:rsid w:val="00894EC1"/>
  </w:style>
  <w:style w:type="paragraph" w:customStyle="1" w:styleId="1">
    <w:name w:val="標準インデント1"/>
    <w:basedOn w:val="Normal"/>
    <w:rsid w:val="00894EC1"/>
    <w:pPr>
      <w:overflowPunct/>
      <w:autoSpaceDE/>
      <w:spacing w:line="240" w:lineRule="auto"/>
      <w:ind w:left="851"/>
      <w:textAlignment w:val="auto"/>
    </w:pPr>
    <w:rPr>
      <w:rFonts w:ascii="MS Mincho" w:hAnsi="MS Mincho" w:cs="MS Mincho"/>
      <w:color w:val="00000A"/>
      <w:kern w:val="1"/>
      <w:sz w:val="21"/>
      <w:lang w:eastAsia="ja-JP"/>
    </w:rPr>
  </w:style>
  <w:style w:type="paragraph" w:customStyle="1" w:styleId="10">
    <w:name w:val="図表番号1"/>
    <w:basedOn w:val="Normal"/>
    <w:next w:val="Normal"/>
    <w:rsid w:val="00894EC1"/>
    <w:pPr>
      <w:overflowPunct/>
      <w:autoSpaceDE/>
      <w:spacing w:line="240" w:lineRule="auto"/>
      <w:textAlignment w:val="auto"/>
    </w:pPr>
    <w:rPr>
      <w:rFonts w:ascii="MS Mincho" w:hAnsi="MS Mincho" w:cs="MS Mincho"/>
      <w:b/>
      <w:bCs/>
      <w:color w:val="00000A"/>
      <w:kern w:val="1"/>
      <w:sz w:val="21"/>
      <w:szCs w:val="21"/>
      <w:lang w:eastAsia="ja-JP"/>
    </w:rPr>
  </w:style>
  <w:style w:type="character" w:styleId="CommentReference">
    <w:name w:val="annotation reference"/>
    <w:basedOn w:val="DefaultParagraphFont"/>
    <w:uiPriority w:val="99"/>
    <w:semiHidden/>
    <w:unhideWhenUsed/>
    <w:rsid w:val="009E37CE"/>
    <w:rPr>
      <w:sz w:val="16"/>
      <w:szCs w:val="16"/>
    </w:rPr>
  </w:style>
  <w:style w:type="paragraph" w:styleId="CommentSubject">
    <w:name w:val="annotation subject"/>
    <w:basedOn w:val="CommentText"/>
    <w:next w:val="CommentText"/>
    <w:link w:val="CommentSubjectChar"/>
    <w:uiPriority w:val="99"/>
    <w:semiHidden/>
    <w:unhideWhenUsed/>
    <w:rsid w:val="009E37CE"/>
    <w:pPr>
      <w:suppressAutoHyphens/>
      <w:overflowPunct w:val="0"/>
      <w:autoSpaceDE w:val="0"/>
      <w:textAlignment w:val="baseline"/>
    </w:pPr>
    <w:rPr>
      <w:rFonts w:ascii="Times New Roman" w:eastAsia="Times New Roman" w:hAnsi="Times New Roman"/>
      <w:b/>
      <w:bCs/>
      <w:kern w:val="0"/>
      <w:sz w:val="20"/>
      <w:lang w:eastAsia="ar-SA"/>
    </w:rPr>
  </w:style>
  <w:style w:type="character" w:customStyle="1" w:styleId="CommentSubjectChar">
    <w:name w:val="Comment Subject Char"/>
    <w:basedOn w:val="CommentTextChar"/>
    <w:link w:val="CommentSubject"/>
    <w:uiPriority w:val="99"/>
    <w:semiHidden/>
    <w:rsid w:val="009E37CE"/>
    <w:rPr>
      <w:rFonts w:ascii="MS Mincho" w:eastAsia="MS Mincho" w:hAnsi="MS Mincho"/>
      <w:b/>
      <w:bCs/>
      <w:kern w:val="2"/>
      <w:sz w:val="21"/>
      <w:lang w:eastAsia="ar-SA" w:bidi="ar-SA"/>
    </w:rPr>
  </w:style>
  <w:style w:type="paragraph" w:styleId="NoSpacing">
    <w:name w:val="No Spacing"/>
    <w:link w:val="NoSpacingChar"/>
    <w:uiPriority w:val="1"/>
    <w:qFormat/>
    <w:rsid w:val="00D105FD"/>
    <w:rPr>
      <w:rFonts w:asciiTheme="minorHAnsi" w:eastAsiaTheme="minorEastAsia" w:hAnsiTheme="minorHAnsi" w:cstheme="minorBidi"/>
      <w:sz w:val="22"/>
      <w:szCs w:val="22"/>
      <w:lang w:eastAsia="zh-CN" w:bidi="ar-SA"/>
    </w:rPr>
  </w:style>
  <w:style w:type="character" w:customStyle="1" w:styleId="NoSpacingChar">
    <w:name w:val="No Spacing Char"/>
    <w:basedOn w:val="DefaultParagraphFont"/>
    <w:link w:val="NoSpacing"/>
    <w:uiPriority w:val="1"/>
    <w:rsid w:val="00D105FD"/>
    <w:rPr>
      <w:rFonts w:asciiTheme="minorHAnsi" w:eastAsiaTheme="minorEastAsia" w:hAnsiTheme="minorHAnsi" w:cstheme="minorBidi"/>
      <w:sz w:val="22"/>
      <w:szCs w:val="22"/>
      <w:lang w:eastAsia="zh-CN" w:bidi="ar-SA"/>
    </w:rPr>
  </w:style>
  <w:style w:type="paragraph" w:styleId="TOCHeading">
    <w:name w:val="TOC Heading"/>
    <w:basedOn w:val="Heading1"/>
    <w:next w:val="Normal"/>
    <w:uiPriority w:val="39"/>
    <w:unhideWhenUsed/>
    <w:qFormat/>
    <w:rsid w:val="00A829A0"/>
    <w:pPr>
      <w:keepLines/>
      <w:widowControl/>
      <w:numPr>
        <w:numId w:val="0"/>
      </w:numPr>
      <w:suppressAutoHyphens w:val="0"/>
      <w:overflowPunct/>
      <w:autoSpaceDE/>
      <w:spacing w:before="480" w:after="0"/>
      <w:textAlignment w:val="auto"/>
      <w:outlineLvl w:val="9"/>
    </w:pPr>
    <w:rPr>
      <w:rFonts w:asciiTheme="majorHAnsi" w:eastAsiaTheme="majorEastAsia" w:hAnsiTheme="majorHAnsi" w:cstheme="majorBidi"/>
      <w:color w:val="2F5496" w:themeColor="accent1" w:themeShade="BF"/>
      <w:szCs w:val="28"/>
      <w:lang w:eastAsia="en-US"/>
    </w:rPr>
  </w:style>
  <w:style w:type="table" w:styleId="GridTable4-Accent1">
    <w:name w:val="Grid Table 4 Accent 1"/>
    <w:basedOn w:val="TableNormal"/>
    <w:uiPriority w:val="49"/>
    <w:rsid w:val="00EF018B"/>
    <w:rPr>
      <w:rFonts w:asciiTheme="minorHAnsi" w:eastAsiaTheme="minorHAnsi" w:hAnsiTheme="minorHAnsi" w:cstheme="minorBidi"/>
      <w:sz w:val="22"/>
      <w:szCs w:val="22"/>
      <w:lang w:eastAsia="en-US"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1">
    <w:name w:val="1.1"/>
    <w:basedOn w:val="ListParagraph"/>
    <w:link w:val="11Char"/>
    <w:rsid w:val="005E7305"/>
    <w:pPr>
      <w:numPr>
        <w:ilvl w:val="1"/>
        <w:numId w:val="5"/>
      </w:numPr>
      <w:ind w:left="1152"/>
    </w:pPr>
    <w:rPr>
      <w:rFonts w:cs="Calibri"/>
      <w:b/>
      <w:bCs/>
      <w:sz w:val="24"/>
      <w:szCs w:val="24"/>
    </w:rPr>
  </w:style>
  <w:style w:type="character" w:customStyle="1" w:styleId="ListParagraphChar">
    <w:name w:val="List Paragraph Char"/>
    <w:basedOn w:val="DefaultParagraphFont"/>
    <w:link w:val="ListParagraph"/>
    <w:uiPriority w:val="34"/>
    <w:rsid w:val="00C20E37"/>
    <w:rPr>
      <w:rFonts w:ascii="Calibri" w:hAnsi="Calibri"/>
      <w:sz w:val="22"/>
      <w:lang w:eastAsia="ar-SA" w:bidi="ar-SA"/>
    </w:rPr>
  </w:style>
  <w:style w:type="character" w:customStyle="1" w:styleId="11Char">
    <w:name w:val="1.1 Char"/>
    <w:basedOn w:val="ListParagraphChar"/>
    <w:link w:val="11"/>
    <w:rsid w:val="005E7305"/>
    <w:rPr>
      <w:rFonts w:ascii="Calibri" w:hAnsi="Calibri" w:cs="Calibri"/>
      <w:b/>
      <w:bCs/>
      <w:sz w:val="24"/>
      <w:szCs w:val="24"/>
      <w:lang w:eastAsia="ar-SA" w:bidi="ar-SA"/>
    </w:rPr>
  </w:style>
  <w:style w:type="character" w:customStyle="1" w:styleId="FooterChar">
    <w:name w:val="Footer Char"/>
    <w:aliases w:val="BMCL Char,BMCL1 Char"/>
    <w:basedOn w:val="DefaultParagraphFont"/>
    <w:link w:val="Footer"/>
    <w:uiPriority w:val="99"/>
    <w:rsid w:val="003F1C9C"/>
    <w:rPr>
      <w:rFonts w:ascii="Calibri" w:hAnsi="Calibri"/>
      <w:sz w:val="22"/>
      <w:lang w:eastAsia="ar-SA" w:bidi="ar-SA"/>
    </w:rPr>
  </w:style>
  <w:style w:type="paragraph" w:styleId="Revision">
    <w:name w:val="Revision"/>
    <w:hidden/>
    <w:uiPriority w:val="99"/>
    <w:semiHidden/>
    <w:rsid w:val="00776759"/>
    <w:rPr>
      <w:rFonts w:ascii="Calibri" w:hAnsi="Calibri"/>
      <w:sz w:val="22"/>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8271">
      <w:bodyDiv w:val="1"/>
      <w:marLeft w:val="0"/>
      <w:marRight w:val="0"/>
      <w:marTop w:val="0"/>
      <w:marBottom w:val="0"/>
      <w:divBdr>
        <w:top w:val="none" w:sz="0" w:space="0" w:color="auto"/>
        <w:left w:val="none" w:sz="0" w:space="0" w:color="auto"/>
        <w:bottom w:val="none" w:sz="0" w:space="0" w:color="auto"/>
        <w:right w:val="none" w:sz="0" w:space="0" w:color="auto"/>
      </w:divBdr>
    </w:div>
    <w:div w:id="119224559">
      <w:bodyDiv w:val="1"/>
      <w:marLeft w:val="0"/>
      <w:marRight w:val="0"/>
      <w:marTop w:val="0"/>
      <w:marBottom w:val="0"/>
      <w:divBdr>
        <w:top w:val="none" w:sz="0" w:space="0" w:color="auto"/>
        <w:left w:val="none" w:sz="0" w:space="0" w:color="auto"/>
        <w:bottom w:val="none" w:sz="0" w:space="0" w:color="auto"/>
        <w:right w:val="none" w:sz="0" w:space="0" w:color="auto"/>
      </w:divBdr>
    </w:div>
    <w:div w:id="167182853">
      <w:bodyDiv w:val="1"/>
      <w:marLeft w:val="0"/>
      <w:marRight w:val="0"/>
      <w:marTop w:val="0"/>
      <w:marBottom w:val="0"/>
      <w:divBdr>
        <w:top w:val="none" w:sz="0" w:space="0" w:color="auto"/>
        <w:left w:val="none" w:sz="0" w:space="0" w:color="auto"/>
        <w:bottom w:val="none" w:sz="0" w:space="0" w:color="auto"/>
        <w:right w:val="none" w:sz="0" w:space="0" w:color="auto"/>
      </w:divBdr>
    </w:div>
    <w:div w:id="268588858">
      <w:bodyDiv w:val="1"/>
      <w:marLeft w:val="0"/>
      <w:marRight w:val="0"/>
      <w:marTop w:val="0"/>
      <w:marBottom w:val="0"/>
      <w:divBdr>
        <w:top w:val="none" w:sz="0" w:space="0" w:color="auto"/>
        <w:left w:val="none" w:sz="0" w:space="0" w:color="auto"/>
        <w:bottom w:val="none" w:sz="0" w:space="0" w:color="auto"/>
        <w:right w:val="none" w:sz="0" w:space="0" w:color="auto"/>
      </w:divBdr>
    </w:div>
    <w:div w:id="403795415">
      <w:bodyDiv w:val="1"/>
      <w:marLeft w:val="0"/>
      <w:marRight w:val="0"/>
      <w:marTop w:val="0"/>
      <w:marBottom w:val="0"/>
      <w:divBdr>
        <w:top w:val="none" w:sz="0" w:space="0" w:color="auto"/>
        <w:left w:val="none" w:sz="0" w:space="0" w:color="auto"/>
        <w:bottom w:val="none" w:sz="0" w:space="0" w:color="auto"/>
        <w:right w:val="none" w:sz="0" w:space="0" w:color="auto"/>
      </w:divBdr>
    </w:div>
    <w:div w:id="434789111">
      <w:bodyDiv w:val="1"/>
      <w:marLeft w:val="0"/>
      <w:marRight w:val="0"/>
      <w:marTop w:val="0"/>
      <w:marBottom w:val="0"/>
      <w:divBdr>
        <w:top w:val="none" w:sz="0" w:space="0" w:color="auto"/>
        <w:left w:val="none" w:sz="0" w:space="0" w:color="auto"/>
        <w:bottom w:val="none" w:sz="0" w:space="0" w:color="auto"/>
        <w:right w:val="none" w:sz="0" w:space="0" w:color="auto"/>
      </w:divBdr>
    </w:div>
    <w:div w:id="444429407">
      <w:bodyDiv w:val="1"/>
      <w:marLeft w:val="0"/>
      <w:marRight w:val="0"/>
      <w:marTop w:val="0"/>
      <w:marBottom w:val="0"/>
      <w:divBdr>
        <w:top w:val="none" w:sz="0" w:space="0" w:color="auto"/>
        <w:left w:val="none" w:sz="0" w:space="0" w:color="auto"/>
        <w:bottom w:val="none" w:sz="0" w:space="0" w:color="auto"/>
        <w:right w:val="none" w:sz="0" w:space="0" w:color="auto"/>
      </w:divBdr>
    </w:div>
    <w:div w:id="544872275">
      <w:bodyDiv w:val="1"/>
      <w:marLeft w:val="0"/>
      <w:marRight w:val="0"/>
      <w:marTop w:val="0"/>
      <w:marBottom w:val="0"/>
      <w:divBdr>
        <w:top w:val="none" w:sz="0" w:space="0" w:color="auto"/>
        <w:left w:val="none" w:sz="0" w:space="0" w:color="auto"/>
        <w:bottom w:val="none" w:sz="0" w:space="0" w:color="auto"/>
        <w:right w:val="none" w:sz="0" w:space="0" w:color="auto"/>
      </w:divBdr>
    </w:div>
    <w:div w:id="595477462">
      <w:bodyDiv w:val="1"/>
      <w:marLeft w:val="0"/>
      <w:marRight w:val="0"/>
      <w:marTop w:val="0"/>
      <w:marBottom w:val="0"/>
      <w:divBdr>
        <w:top w:val="none" w:sz="0" w:space="0" w:color="auto"/>
        <w:left w:val="none" w:sz="0" w:space="0" w:color="auto"/>
        <w:bottom w:val="none" w:sz="0" w:space="0" w:color="auto"/>
        <w:right w:val="none" w:sz="0" w:space="0" w:color="auto"/>
      </w:divBdr>
    </w:div>
    <w:div w:id="727343882">
      <w:bodyDiv w:val="1"/>
      <w:marLeft w:val="0"/>
      <w:marRight w:val="0"/>
      <w:marTop w:val="0"/>
      <w:marBottom w:val="0"/>
      <w:divBdr>
        <w:top w:val="none" w:sz="0" w:space="0" w:color="auto"/>
        <w:left w:val="none" w:sz="0" w:space="0" w:color="auto"/>
        <w:bottom w:val="none" w:sz="0" w:space="0" w:color="auto"/>
        <w:right w:val="none" w:sz="0" w:space="0" w:color="auto"/>
      </w:divBdr>
    </w:div>
    <w:div w:id="826088612">
      <w:bodyDiv w:val="1"/>
      <w:marLeft w:val="0"/>
      <w:marRight w:val="0"/>
      <w:marTop w:val="0"/>
      <w:marBottom w:val="0"/>
      <w:divBdr>
        <w:top w:val="none" w:sz="0" w:space="0" w:color="auto"/>
        <w:left w:val="none" w:sz="0" w:space="0" w:color="auto"/>
        <w:bottom w:val="none" w:sz="0" w:space="0" w:color="auto"/>
        <w:right w:val="none" w:sz="0" w:space="0" w:color="auto"/>
      </w:divBdr>
    </w:div>
    <w:div w:id="827136622">
      <w:bodyDiv w:val="1"/>
      <w:marLeft w:val="0"/>
      <w:marRight w:val="0"/>
      <w:marTop w:val="0"/>
      <w:marBottom w:val="0"/>
      <w:divBdr>
        <w:top w:val="none" w:sz="0" w:space="0" w:color="auto"/>
        <w:left w:val="none" w:sz="0" w:space="0" w:color="auto"/>
        <w:bottom w:val="none" w:sz="0" w:space="0" w:color="auto"/>
        <w:right w:val="none" w:sz="0" w:space="0" w:color="auto"/>
      </w:divBdr>
    </w:div>
    <w:div w:id="885526909">
      <w:bodyDiv w:val="1"/>
      <w:marLeft w:val="0"/>
      <w:marRight w:val="0"/>
      <w:marTop w:val="0"/>
      <w:marBottom w:val="0"/>
      <w:divBdr>
        <w:top w:val="none" w:sz="0" w:space="0" w:color="auto"/>
        <w:left w:val="none" w:sz="0" w:space="0" w:color="auto"/>
        <w:bottom w:val="none" w:sz="0" w:space="0" w:color="auto"/>
        <w:right w:val="none" w:sz="0" w:space="0" w:color="auto"/>
      </w:divBdr>
    </w:div>
    <w:div w:id="1268848947">
      <w:bodyDiv w:val="1"/>
      <w:marLeft w:val="0"/>
      <w:marRight w:val="0"/>
      <w:marTop w:val="0"/>
      <w:marBottom w:val="0"/>
      <w:divBdr>
        <w:top w:val="none" w:sz="0" w:space="0" w:color="auto"/>
        <w:left w:val="none" w:sz="0" w:space="0" w:color="auto"/>
        <w:bottom w:val="none" w:sz="0" w:space="0" w:color="auto"/>
        <w:right w:val="none" w:sz="0" w:space="0" w:color="auto"/>
      </w:divBdr>
    </w:div>
    <w:div w:id="1305890106">
      <w:bodyDiv w:val="1"/>
      <w:marLeft w:val="0"/>
      <w:marRight w:val="0"/>
      <w:marTop w:val="0"/>
      <w:marBottom w:val="0"/>
      <w:divBdr>
        <w:top w:val="none" w:sz="0" w:space="0" w:color="auto"/>
        <w:left w:val="none" w:sz="0" w:space="0" w:color="auto"/>
        <w:bottom w:val="none" w:sz="0" w:space="0" w:color="auto"/>
        <w:right w:val="none" w:sz="0" w:space="0" w:color="auto"/>
      </w:divBdr>
    </w:div>
    <w:div w:id="1312976980">
      <w:bodyDiv w:val="1"/>
      <w:marLeft w:val="0"/>
      <w:marRight w:val="0"/>
      <w:marTop w:val="0"/>
      <w:marBottom w:val="0"/>
      <w:divBdr>
        <w:top w:val="none" w:sz="0" w:space="0" w:color="auto"/>
        <w:left w:val="none" w:sz="0" w:space="0" w:color="auto"/>
        <w:bottom w:val="none" w:sz="0" w:space="0" w:color="auto"/>
        <w:right w:val="none" w:sz="0" w:space="0" w:color="auto"/>
      </w:divBdr>
    </w:div>
    <w:div w:id="1329594825">
      <w:bodyDiv w:val="1"/>
      <w:marLeft w:val="0"/>
      <w:marRight w:val="0"/>
      <w:marTop w:val="0"/>
      <w:marBottom w:val="0"/>
      <w:divBdr>
        <w:top w:val="none" w:sz="0" w:space="0" w:color="auto"/>
        <w:left w:val="none" w:sz="0" w:space="0" w:color="auto"/>
        <w:bottom w:val="none" w:sz="0" w:space="0" w:color="auto"/>
        <w:right w:val="none" w:sz="0" w:space="0" w:color="auto"/>
      </w:divBdr>
      <w:divsChild>
        <w:div w:id="1509322673">
          <w:marLeft w:val="0"/>
          <w:marRight w:val="0"/>
          <w:marTop w:val="0"/>
          <w:marBottom w:val="0"/>
          <w:divBdr>
            <w:top w:val="none" w:sz="0" w:space="0" w:color="auto"/>
            <w:left w:val="none" w:sz="0" w:space="0" w:color="auto"/>
            <w:bottom w:val="none" w:sz="0" w:space="0" w:color="auto"/>
            <w:right w:val="none" w:sz="0" w:space="0" w:color="auto"/>
          </w:divBdr>
          <w:divsChild>
            <w:div w:id="851185514">
              <w:marLeft w:val="0"/>
              <w:marRight w:val="0"/>
              <w:marTop w:val="0"/>
              <w:marBottom w:val="0"/>
              <w:divBdr>
                <w:top w:val="none" w:sz="0" w:space="0" w:color="auto"/>
                <w:left w:val="none" w:sz="0" w:space="0" w:color="auto"/>
                <w:bottom w:val="none" w:sz="0" w:space="0" w:color="auto"/>
                <w:right w:val="none" w:sz="0" w:space="0" w:color="auto"/>
              </w:divBdr>
              <w:divsChild>
                <w:div w:id="11643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9865">
          <w:marLeft w:val="0"/>
          <w:marRight w:val="0"/>
          <w:marTop w:val="0"/>
          <w:marBottom w:val="0"/>
          <w:divBdr>
            <w:top w:val="none" w:sz="0" w:space="0" w:color="auto"/>
            <w:left w:val="none" w:sz="0" w:space="0" w:color="auto"/>
            <w:bottom w:val="none" w:sz="0" w:space="0" w:color="auto"/>
            <w:right w:val="none" w:sz="0" w:space="0" w:color="auto"/>
          </w:divBdr>
          <w:divsChild>
            <w:div w:id="556669718">
              <w:marLeft w:val="0"/>
              <w:marRight w:val="0"/>
              <w:marTop w:val="0"/>
              <w:marBottom w:val="0"/>
              <w:divBdr>
                <w:top w:val="none" w:sz="0" w:space="0" w:color="auto"/>
                <w:left w:val="none" w:sz="0" w:space="0" w:color="auto"/>
                <w:bottom w:val="none" w:sz="0" w:space="0" w:color="auto"/>
                <w:right w:val="none" w:sz="0" w:space="0" w:color="auto"/>
              </w:divBdr>
              <w:divsChild>
                <w:div w:id="1710259303">
                  <w:marLeft w:val="0"/>
                  <w:marRight w:val="0"/>
                  <w:marTop w:val="0"/>
                  <w:marBottom w:val="0"/>
                  <w:divBdr>
                    <w:top w:val="none" w:sz="0" w:space="0" w:color="auto"/>
                    <w:left w:val="none" w:sz="0" w:space="0" w:color="auto"/>
                    <w:bottom w:val="none" w:sz="0" w:space="0" w:color="auto"/>
                    <w:right w:val="none" w:sz="0" w:space="0" w:color="auto"/>
                  </w:divBdr>
                  <w:divsChild>
                    <w:div w:id="337924000">
                      <w:marLeft w:val="0"/>
                      <w:marRight w:val="0"/>
                      <w:marTop w:val="0"/>
                      <w:marBottom w:val="0"/>
                      <w:divBdr>
                        <w:top w:val="none" w:sz="0" w:space="0" w:color="auto"/>
                        <w:left w:val="none" w:sz="0" w:space="0" w:color="auto"/>
                        <w:bottom w:val="none" w:sz="0" w:space="0" w:color="auto"/>
                        <w:right w:val="none" w:sz="0" w:space="0" w:color="auto"/>
                      </w:divBdr>
                    </w:div>
                    <w:div w:id="775760194">
                      <w:marLeft w:val="0"/>
                      <w:marRight w:val="0"/>
                      <w:marTop w:val="0"/>
                      <w:marBottom w:val="0"/>
                      <w:divBdr>
                        <w:top w:val="none" w:sz="0" w:space="0" w:color="auto"/>
                        <w:left w:val="none" w:sz="0" w:space="0" w:color="auto"/>
                        <w:bottom w:val="none" w:sz="0" w:space="0" w:color="auto"/>
                        <w:right w:val="none" w:sz="0" w:space="0" w:color="auto"/>
                      </w:divBdr>
                      <w:divsChild>
                        <w:div w:id="1856070754">
                          <w:marLeft w:val="0"/>
                          <w:marRight w:val="0"/>
                          <w:marTop w:val="0"/>
                          <w:marBottom w:val="0"/>
                          <w:divBdr>
                            <w:top w:val="none" w:sz="0" w:space="0" w:color="auto"/>
                            <w:left w:val="none" w:sz="0" w:space="0" w:color="auto"/>
                            <w:bottom w:val="none" w:sz="0" w:space="0" w:color="auto"/>
                            <w:right w:val="none" w:sz="0" w:space="0" w:color="auto"/>
                          </w:divBdr>
                          <w:divsChild>
                            <w:div w:id="15785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918077">
          <w:marLeft w:val="0"/>
          <w:marRight w:val="0"/>
          <w:marTop w:val="0"/>
          <w:marBottom w:val="0"/>
          <w:divBdr>
            <w:top w:val="none" w:sz="0" w:space="0" w:color="auto"/>
            <w:left w:val="none" w:sz="0" w:space="0" w:color="auto"/>
            <w:bottom w:val="none" w:sz="0" w:space="0" w:color="auto"/>
            <w:right w:val="none" w:sz="0" w:space="0" w:color="auto"/>
          </w:divBdr>
        </w:div>
        <w:div w:id="737897531">
          <w:marLeft w:val="0"/>
          <w:marRight w:val="0"/>
          <w:marTop w:val="0"/>
          <w:marBottom w:val="0"/>
          <w:divBdr>
            <w:top w:val="none" w:sz="0" w:space="0" w:color="auto"/>
            <w:left w:val="none" w:sz="0" w:space="0" w:color="auto"/>
            <w:bottom w:val="none" w:sz="0" w:space="0" w:color="auto"/>
            <w:right w:val="none" w:sz="0" w:space="0" w:color="auto"/>
          </w:divBdr>
        </w:div>
        <w:div w:id="814837193">
          <w:marLeft w:val="0"/>
          <w:marRight w:val="0"/>
          <w:marTop w:val="0"/>
          <w:marBottom w:val="0"/>
          <w:divBdr>
            <w:top w:val="none" w:sz="0" w:space="0" w:color="auto"/>
            <w:left w:val="none" w:sz="0" w:space="0" w:color="auto"/>
            <w:bottom w:val="none" w:sz="0" w:space="0" w:color="auto"/>
            <w:right w:val="none" w:sz="0" w:space="0" w:color="auto"/>
          </w:divBdr>
        </w:div>
        <w:div w:id="1541673871">
          <w:marLeft w:val="0"/>
          <w:marRight w:val="0"/>
          <w:marTop w:val="0"/>
          <w:marBottom w:val="0"/>
          <w:divBdr>
            <w:top w:val="none" w:sz="0" w:space="0" w:color="auto"/>
            <w:left w:val="none" w:sz="0" w:space="0" w:color="auto"/>
            <w:bottom w:val="none" w:sz="0" w:space="0" w:color="auto"/>
            <w:right w:val="none" w:sz="0" w:space="0" w:color="auto"/>
          </w:divBdr>
        </w:div>
        <w:div w:id="1635134262">
          <w:marLeft w:val="0"/>
          <w:marRight w:val="0"/>
          <w:marTop w:val="0"/>
          <w:marBottom w:val="0"/>
          <w:divBdr>
            <w:top w:val="none" w:sz="0" w:space="0" w:color="auto"/>
            <w:left w:val="none" w:sz="0" w:space="0" w:color="auto"/>
            <w:bottom w:val="none" w:sz="0" w:space="0" w:color="auto"/>
            <w:right w:val="none" w:sz="0" w:space="0" w:color="auto"/>
          </w:divBdr>
        </w:div>
        <w:div w:id="390202231">
          <w:marLeft w:val="0"/>
          <w:marRight w:val="0"/>
          <w:marTop w:val="0"/>
          <w:marBottom w:val="0"/>
          <w:divBdr>
            <w:top w:val="none" w:sz="0" w:space="0" w:color="auto"/>
            <w:left w:val="none" w:sz="0" w:space="0" w:color="auto"/>
            <w:bottom w:val="none" w:sz="0" w:space="0" w:color="auto"/>
            <w:right w:val="none" w:sz="0" w:space="0" w:color="auto"/>
          </w:divBdr>
          <w:divsChild>
            <w:div w:id="1215393220">
              <w:marLeft w:val="0"/>
              <w:marRight w:val="0"/>
              <w:marTop w:val="0"/>
              <w:marBottom w:val="0"/>
              <w:divBdr>
                <w:top w:val="none" w:sz="0" w:space="0" w:color="auto"/>
                <w:left w:val="none" w:sz="0" w:space="0" w:color="auto"/>
                <w:bottom w:val="none" w:sz="0" w:space="0" w:color="auto"/>
                <w:right w:val="none" w:sz="0" w:space="0" w:color="auto"/>
              </w:divBdr>
            </w:div>
          </w:divsChild>
        </w:div>
        <w:div w:id="1277831009">
          <w:marLeft w:val="0"/>
          <w:marRight w:val="0"/>
          <w:marTop w:val="0"/>
          <w:marBottom w:val="0"/>
          <w:divBdr>
            <w:top w:val="none" w:sz="0" w:space="0" w:color="auto"/>
            <w:left w:val="none" w:sz="0" w:space="0" w:color="auto"/>
            <w:bottom w:val="none" w:sz="0" w:space="0" w:color="auto"/>
            <w:right w:val="none" w:sz="0" w:space="0" w:color="auto"/>
          </w:divBdr>
          <w:divsChild>
            <w:div w:id="1566529207">
              <w:marLeft w:val="0"/>
              <w:marRight w:val="0"/>
              <w:marTop w:val="0"/>
              <w:marBottom w:val="0"/>
              <w:divBdr>
                <w:top w:val="none" w:sz="0" w:space="0" w:color="auto"/>
                <w:left w:val="none" w:sz="0" w:space="0" w:color="auto"/>
                <w:bottom w:val="none" w:sz="0" w:space="0" w:color="auto"/>
                <w:right w:val="none" w:sz="0" w:space="0" w:color="auto"/>
              </w:divBdr>
              <w:divsChild>
                <w:div w:id="1980643414">
                  <w:marLeft w:val="0"/>
                  <w:marRight w:val="0"/>
                  <w:marTop w:val="0"/>
                  <w:marBottom w:val="0"/>
                  <w:divBdr>
                    <w:top w:val="none" w:sz="0" w:space="0" w:color="auto"/>
                    <w:left w:val="none" w:sz="0" w:space="0" w:color="auto"/>
                    <w:bottom w:val="none" w:sz="0" w:space="0" w:color="auto"/>
                    <w:right w:val="none" w:sz="0" w:space="0" w:color="auto"/>
                  </w:divBdr>
                  <w:divsChild>
                    <w:div w:id="1309095795">
                      <w:marLeft w:val="0"/>
                      <w:marRight w:val="0"/>
                      <w:marTop w:val="0"/>
                      <w:marBottom w:val="0"/>
                      <w:divBdr>
                        <w:top w:val="none" w:sz="0" w:space="0" w:color="auto"/>
                        <w:left w:val="none" w:sz="0" w:space="0" w:color="auto"/>
                        <w:bottom w:val="none" w:sz="0" w:space="0" w:color="auto"/>
                        <w:right w:val="none" w:sz="0" w:space="0" w:color="auto"/>
                      </w:divBdr>
                      <w:divsChild>
                        <w:div w:id="643389495">
                          <w:marLeft w:val="0"/>
                          <w:marRight w:val="0"/>
                          <w:marTop w:val="0"/>
                          <w:marBottom w:val="0"/>
                          <w:divBdr>
                            <w:top w:val="none" w:sz="0" w:space="0" w:color="auto"/>
                            <w:left w:val="none" w:sz="0" w:space="0" w:color="auto"/>
                            <w:bottom w:val="none" w:sz="0" w:space="0" w:color="auto"/>
                            <w:right w:val="none" w:sz="0" w:space="0" w:color="auto"/>
                          </w:divBdr>
                          <w:divsChild>
                            <w:div w:id="1235355609">
                              <w:marLeft w:val="0"/>
                              <w:marRight w:val="0"/>
                              <w:marTop w:val="0"/>
                              <w:marBottom w:val="0"/>
                              <w:divBdr>
                                <w:top w:val="none" w:sz="0" w:space="0" w:color="auto"/>
                                <w:left w:val="none" w:sz="0" w:space="0" w:color="auto"/>
                                <w:bottom w:val="none" w:sz="0" w:space="0" w:color="auto"/>
                                <w:right w:val="none" w:sz="0" w:space="0" w:color="auto"/>
                              </w:divBdr>
                              <w:divsChild>
                                <w:div w:id="20951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8731">
                          <w:marLeft w:val="0"/>
                          <w:marRight w:val="0"/>
                          <w:marTop w:val="0"/>
                          <w:marBottom w:val="0"/>
                          <w:divBdr>
                            <w:top w:val="none" w:sz="0" w:space="0" w:color="auto"/>
                            <w:left w:val="none" w:sz="0" w:space="0" w:color="auto"/>
                            <w:bottom w:val="none" w:sz="0" w:space="0" w:color="auto"/>
                            <w:right w:val="none" w:sz="0" w:space="0" w:color="auto"/>
                          </w:divBdr>
                          <w:divsChild>
                            <w:div w:id="1601527209">
                              <w:marLeft w:val="0"/>
                              <w:marRight w:val="0"/>
                              <w:marTop w:val="0"/>
                              <w:marBottom w:val="0"/>
                              <w:divBdr>
                                <w:top w:val="none" w:sz="0" w:space="0" w:color="auto"/>
                                <w:left w:val="none" w:sz="0" w:space="0" w:color="auto"/>
                                <w:bottom w:val="none" w:sz="0" w:space="0" w:color="auto"/>
                                <w:right w:val="none" w:sz="0" w:space="0" w:color="auto"/>
                              </w:divBdr>
                            </w:div>
                            <w:div w:id="7905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655072">
          <w:marLeft w:val="0"/>
          <w:marRight w:val="0"/>
          <w:marTop w:val="0"/>
          <w:marBottom w:val="0"/>
          <w:divBdr>
            <w:top w:val="none" w:sz="0" w:space="0" w:color="auto"/>
            <w:left w:val="none" w:sz="0" w:space="0" w:color="auto"/>
            <w:bottom w:val="none" w:sz="0" w:space="0" w:color="auto"/>
            <w:right w:val="none" w:sz="0" w:space="0" w:color="auto"/>
          </w:divBdr>
          <w:divsChild>
            <w:div w:id="749424402">
              <w:marLeft w:val="0"/>
              <w:marRight w:val="0"/>
              <w:marTop w:val="0"/>
              <w:marBottom w:val="0"/>
              <w:divBdr>
                <w:top w:val="none" w:sz="0" w:space="0" w:color="auto"/>
                <w:left w:val="none" w:sz="0" w:space="0" w:color="auto"/>
                <w:bottom w:val="none" w:sz="0" w:space="0" w:color="auto"/>
                <w:right w:val="none" w:sz="0" w:space="0" w:color="auto"/>
              </w:divBdr>
              <w:divsChild>
                <w:div w:id="1189686753">
                  <w:marLeft w:val="0"/>
                  <w:marRight w:val="0"/>
                  <w:marTop w:val="0"/>
                  <w:marBottom w:val="0"/>
                  <w:divBdr>
                    <w:top w:val="none" w:sz="0" w:space="0" w:color="auto"/>
                    <w:left w:val="none" w:sz="0" w:space="0" w:color="auto"/>
                    <w:bottom w:val="none" w:sz="0" w:space="0" w:color="auto"/>
                    <w:right w:val="none" w:sz="0" w:space="0" w:color="auto"/>
                  </w:divBdr>
                  <w:divsChild>
                    <w:div w:id="704407291">
                      <w:marLeft w:val="0"/>
                      <w:marRight w:val="0"/>
                      <w:marTop w:val="0"/>
                      <w:marBottom w:val="0"/>
                      <w:divBdr>
                        <w:top w:val="none" w:sz="0" w:space="0" w:color="auto"/>
                        <w:left w:val="none" w:sz="0" w:space="0" w:color="auto"/>
                        <w:bottom w:val="none" w:sz="0" w:space="0" w:color="auto"/>
                        <w:right w:val="none" w:sz="0" w:space="0" w:color="auto"/>
                      </w:divBdr>
                      <w:divsChild>
                        <w:div w:id="225799784">
                          <w:marLeft w:val="0"/>
                          <w:marRight w:val="0"/>
                          <w:marTop w:val="0"/>
                          <w:marBottom w:val="0"/>
                          <w:divBdr>
                            <w:top w:val="none" w:sz="0" w:space="0" w:color="auto"/>
                            <w:left w:val="none" w:sz="0" w:space="0" w:color="auto"/>
                            <w:bottom w:val="none" w:sz="0" w:space="0" w:color="auto"/>
                            <w:right w:val="none" w:sz="0" w:space="0" w:color="auto"/>
                          </w:divBdr>
                          <w:divsChild>
                            <w:div w:id="9795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332938">
          <w:marLeft w:val="0"/>
          <w:marRight w:val="0"/>
          <w:marTop w:val="0"/>
          <w:marBottom w:val="0"/>
          <w:divBdr>
            <w:top w:val="none" w:sz="0" w:space="0" w:color="auto"/>
            <w:left w:val="none" w:sz="0" w:space="0" w:color="auto"/>
            <w:bottom w:val="none" w:sz="0" w:space="0" w:color="auto"/>
            <w:right w:val="none" w:sz="0" w:space="0" w:color="auto"/>
          </w:divBdr>
          <w:divsChild>
            <w:div w:id="796026102">
              <w:marLeft w:val="0"/>
              <w:marRight w:val="0"/>
              <w:marTop w:val="0"/>
              <w:marBottom w:val="0"/>
              <w:divBdr>
                <w:top w:val="none" w:sz="0" w:space="0" w:color="auto"/>
                <w:left w:val="none" w:sz="0" w:space="0" w:color="auto"/>
                <w:bottom w:val="none" w:sz="0" w:space="0" w:color="auto"/>
                <w:right w:val="none" w:sz="0" w:space="0" w:color="auto"/>
              </w:divBdr>
              <w:divsChild>
                <w:div w:id="830095546">
                  <w:marLeft w:val="0"/>
                  <w:marRight w:val="0"/>
                  <w:marTop w:val="0"/>
                  <w:marBottom w:val="0"/>
                  <w:divBdr>
                    <w:top w:val="none" w:sz="0" w:space="0" w:color="auto"/>
                    <w:left w:val="none" w:sz="0" w:space="0" w:color="auto"/>
                    <w:bottom w:val="none" w:sz="0" w:space="0" w:color="auto"/>
                    <w:right w:val="none" w:sz="0" w:space="0" w:color="auto"/>
                  </w:divBdr>
                  <w:divsChild>
                    <w:div w:id="1349600819">
                      <w:marLeft w:val="0"/>
                      <w:marRight w:val="0"/>
                      <w:marTop w:val="0"/>
                      <w:marBottom w:val="0"/>
                      <w:divBdr>
                        <w:top w:val="none" w:sz="0" w:space="0" w:color="auto"/>
                        <w:left w:val="none" w:sz="0" w:space="0" w:color="auto"/>
                        <w:bottom w:val="none" w:sz="0" w:space="0" w:color="auto"/>
                        <w:right w:val="none" w:sz="0" w:space="0" w:color="auto"/>
                      </w:divBdr>
                      <w:divsChild>
                        <w:div w:id="3725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92832">
          <w:marLeft w:val="0"/>
          <w:marRight w:val="0"/>
          <w:marTop w:val="0"/>
          <w:marBottom w:val="0"/>
          <w:divBdr>
            <w:top w:val="none" w:sz="0" w:space="0" w:color="auto"/>
            <w:left w:val="none" w:sz="0" w:space="0" w:color="auto"/>
            <w:bottom w:val="none" w:sz="0" w:space="0" w:color="auto"/>
            <w:right w:val="none" w:sz="0" w:space="0" w:color="auto"/>
          </w:divBdr>
          <w:divsChild>
            <w:div w:id="418596150">
              <w:marLeft w:val="0"/>
              <w:marRight w:val="0"/>
              <w:marTop w:val="0"/>
              <w:marBottom w:val="0"/>
              <w:divBdr>
                <w:top w:val="none" w:sz="0" w:space="0" w:color="auto"/>
                <w:left w:val="none" w:sz="0" w:space="0" w:color="auto"/>
                <w:bottom w:val="none" w:sz="0" w:space="0" w:color="auto"/>
                <w:right w:val="none" w:sz="0" w:space="0" w:color="auto"/>
              </w:divBdr>
            </w:div>
          </w:divsChild>
        </w:div>
        <w:div w:id="330455297">
          <w:marLeft w:val="0"/>
          <w:marRight w:val="0"/>
          <w:marTop w:val="0"/>
          <w:marBottom w:val="0"/>
          <w:divBdr>
            <w:top w:val="none" w:sz="0" w:space="0" w:color="auto"/>
            <w:left w:val="none" w:sz="0" w:space="0" w:color="auto"/>
            <w:bottom w:val="none" w:sz="0" w:space="0" w:color="auto"/>
            <w:right w:val="none" w:sz="0" w:space="0" w:color="auto"/>
          </w:divBdr>
          <w:divsChild>
            <w:div w:id="367337538">
              <w:marLeft w:val="0"/>
              <w:marRight w:val="0"/>
              <w:marTop w:val="0"/>
              <w:marBottom w:val="0"/>
              <w:divBdr>
                <w:top w:val="none" w:sz="0" w:space="0" w:color="auto"/>
                <w:left w:val="none" w:sz="0" w:space="0" w:color="auto"/>
                <w:bottom w:val="none" w:sz="0" w:space="0" w:color="auto"/>
                <w:right w:val="none" w:sz="0" w:space="0" w:color="auto"/>
              </w:divBdr>
              <w:divsChild>
                <w:div w:id="1014305045">
                  <w:marLeft w:val="0"/>
                  <w:marRight w:val="0"/>
                  <w:marTop w:val="0"/>
                  <w:marBottom w:val="0"/>
                  <w:divBdr>
                    <w:top w:val="none" w:sz="0" w:space="0" w:color="auto"/>
                    <w:left w:val="none" w:sz="0" w:space="0" w:color="auto"/>
                    <w:bottom w:val="none" w:sz="0" w:space="0" w:color="auto"/>
                    <w:right w:val="none" w:sz="0" w:space="0" w:color="auto"/>
                  </w:divBdr>
                </w:div>
                <w:div w:id="18309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8755">
          <w:marLeft w:val="0"/>
          <w:marRight w:val="0"/>
          <w:marTop w:val="0"/>
          <w:marBottom w:val="0"/>
          <w:divBdr>
            <w:top w:val="none" w:sz="0" w:space="0" w:color="auto"/>
            <w:left w:val="none" w:sz="0" w:space="0" w:color="auto"/>
            <w:bottom w:val="none" w:sz="0" w:space="0" w:color="auto"/>
            <w:right w:val="none" w:sz="0" w:space="0" w:color="auto"/>
          </w:divBdr>
          <w:divsChild>
            <w:div w:id="1797598495">
              <w:marLeft w:val="0"/>
              <w:marRight w:val="0"/>
              <w:marTop w:val="0"/>
              <w:marBottom w:val="0"/>
              <w:divBdr>
                <w:top w:val="none" w:sz="0" w:space="0" w:color="auto"/>
                <w:left w:val="none" w:sz="0" w:space="0" w:color="auto"/>
                <w:bottom w:val="none" w:sz="0" w:space="0" w:color="auto"/>
                <w:right w:val="none" w:sz="0" w:space="0" w:color="auto"/>
              </w:divBdr>
              <w:divsChild>
                <w:div w:id="235092762">
                  <w:marLeft w:val="0"/>
                  <w:marRight w:val="0"/>
                  <w:marTop w:val="0"/>
                  <w:marBottom w:val="0"/>
                  <w:divBdr>
                    <w:top w:val="none" w:sz="0" w:space="0" w:color="auto"/>
                    <w:left w:val="none" w:sz="0" w:space="0" w:color="auto"/>
                    <w:bottom w:val="none" w:sz="0" w:space="0" w:color="auto"/>
                    <w:right w:val="none" w:sz="0" w:space="0" w:color="auto"/>
                  </w:divBdr>
                  <w:divsChild>
                    <w:div w:id="422801627">
                      <w:marLeft w:val="0"/>
                      <w:marRight w:val="0"/>
                      <w:marTop w:val="0"/>
                      <w:marBottom w:val="0"/>
                      <w:divBdr>
                        <w:top w:val="none" w:sz="0" w:space="0" w:color="auto"/>
                        <w:left w:val="none" w:sz="0" w:space="0" w:color="auto"/>
                        <w:bottom w:val="none" w:sz="0" w:space="0" w:color="auto"/>
                        <w:right w:val="none" w:sz="0" w:space="0" w:color="auto"/>
                      </w:divBdr>
                    </w:div>
                    <w:div w:id="1960912138">
                      <w:marLeft w:val="0"/>
                      <w:marRight w:val="0"/>
                      <w:marTop w:val="0"/>
                      <w:marBottom w:val="0"/>
                      <w:divBdr>
                        <w:top w:val="none" w:sz="0" w:space="0" w:color="auto"/>
                        <w:left w:val="none" w:sz="0" w:space="0" w:color="auto"/>
                        <w:bottom w:val="none" w:sz="0" w:space="0" w:color="auto"/>
                        <w:right w:val="none" w:sz="0" w:space="0" w:color="auto"/>
                      </w:divBdr>
                      <w:divsChild>
                        <w:div w:id="813181337">
                          <w:marLeft w:val="0"/>
                          <w:marRight w:val="0"/>
                          <w:marTop w:val="0"/>
                          <w:marBottom w:val="0"/>
                          <w:divBdr>
                            <w:top w:val="none" w:sz="0" w:space="0" w:color="auto"/>
                            <w:left w:val="none" w:sz="0" w:space="0" w:color="auto"/>
                            <w:bottom w:val="none" w:sz="0" w:space="0" w:color="auto"/>
                            <w:right w:val="none" w:sz="0" w:space="0" w:color="auto"/>
                          </w:divBdr>
                          <w:divsChild>
                            <w:div w:id="1882328927">
                              <w:marLeft w:val="0"/>
                              <w:marRight w:val="0"/>
                              <w:marTop w:val="0"/>
                              <w:marBottom w:val="0"/>
                              <w:divBdr>
                                <w:top w:val="none" w:sz="0" w:space="0" w:color="auto"/>
                                <w:left w:val="none" w:sz="0" w:space="0" w:color="auto"/>
                                <w:bottom w:val="none" w:sz="0" w:space="0" w:color="auto"/>
                                <w:right w:val="none" w:sz="0" w:space="0" w:color="auto"/>
                              </w:divBdr>
                              <w:divsChild>
                                <w:div w:id="9342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588713">
          <w:marLeft w:val="0"/>
          <w:marRight w:val="0"/>
          <w:marTop w:val="0"/>
          <w:marBottom w:val="0"/>
          <w:divBdr>
            <w:top w:val="none" w:sz="0" w:space="0" w:color="auto"/>
            <w:left w:val="none" w:sz="0" w:space="0" w:color="auto"/>
            <w:bottom w:val="none" w:sz="0" w:space="0" w:color="auto"/>
            <w:right w:val="none" w:sz="0" w:space="0" w:color="auto"/>
          </w:divBdr>
          <w:divsChild>
            <w:div w:id="2128424915">
              <w:marLeft w:val="0"/>
              <w:marRight w:val="0"/>
              <w:marTop w:val="0"/>
              <w:marBottom w:val="0"/>
              <w:divBdr>
                <w:top w:val="none" w:sz="0" w:space="0" w:color="auto"/>
                <w:left w:val="none" w:sz="0" w:space="0" w:color="auto"/>
                <w:bottom w:val="none" w:sz="0" w:space="0" w:color="auto"/>
                <w:right w:val="none" w:sz="0" w:space="0" w:color="auto"/>
              </w:divBdr>
              <w:divsChild>
                <w:div w:id="1929077346">
                  <w:marLeft w:val="0"/>
                  <w:marRight w:val="0"/>
                  <w:marTop w:val="0"/>
                  <w:marBottom w:val="0"/>
                  <w:divBdr>
                    <w:top w:val="none" w:sz="0" w:space="0" w:color="auto"/>
                    <w:left w:val="none" w:sz="0" w:space="0" w:color="auto"/>
                    <w:bottom w:val="none" w:sz="0" w:space="0" w:color="auto"/>
                    <w:right w:val="none" w:sz="0" w:space="0" w:color="auto"/>
                  </w:divBdr>
                  <w:divsChild>
                    <w:div w:id="1519151595">
                      <w:marLeft w:val="0"/>
                      <w:marRight w:val="0"/>
                      <w:marTop w:val="0"/>
                      <w:marBottom w:val="0"/>
                      <w:divBdr>
                        <w:top w:val="none" w:sz="0" w:space="0" w:color="auto"/>
                        <w:left w:val="none" w:sz="0" w:space="0" w:color="auto"/>
                        <w:bottom w:val="none" w:sz="0" w:space="0" w:color="auto"/>
                        <w:right w:val="none" w:sz="0" w:space="0" w:color="auto"/>
                      </w:divBdr>
                      <w:divsChild>
                        <w:div w:id="665130081">
                          <w:marLeft w:val="0"/>
                          <w:marRight w:val="0"/>
                          <w:marTop w:val="0"/>
                          <w:marBottom w:val="0"/>
                          <w:divBdr>
                            <w:top w:val="none" w:sz="0" w:space="0" w:color="auto"/>
                            <w:left w:val="none" w:sz="0" w:space="0" w:color="auto"/>
                            <w:bottom w:val="none" w:sz="0" w:space="0" w:color="auto"/>
                            <w:right w:val="none" w:sz="0" w:space="0" w:color="auto"/>
                          </w:divBdr>
                          <w:divsChild>
                            <w:div w:id="8150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75038">
          <w:marLeft w:val="0"/>
          <w:marRight w:val="0"/>
          <w:marTop w:val="0"/>
          <w:marBottom w:val="0"/>
          <w:divBdr>
            <w:top w:val="none" w:sz="0" w:space="0" w:color="auto"/>
            <w:left w:val="none" w:sz="0" w:space="0" w:color="auto"/>
            <w:bottom w:val="none" w:sz="0" w:space="0" w:color="auto"/>
            <w:right w:val="none" w:sz="0" w:space="0" w:color="auto"/>
          </w:divBdr>
          <w:divsChild>
            <w:div w:id="1214464415">
              <w:marLeft w:val="0"/>
              <w:marRight w:val="0"/>
              <w:marTop w:val="0"/>
              <w:marBottom w:val="0"/>
              <w:divBdr>
                <w:top w:val="none" w:sz="0" w:space="0" w:color="auto"/>
                <w:left w:val="none" w:sz="0" w:space="0" w:color="auto"/>
                <w:bottom w:val="none" w:sz="0" w:space="0" w:color="auto"/>
                <w:right w:val="none" w:sz="0" w:space="0" w:color="auto"/>
              </w:divBdr>
              <w:divsChild>
                <w:div w:id="16624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3689">
          <w:marLeft w:val="0"/>
          <w:marRight w:val="0"/>
          <w:marTop w:val="0"/>
          <w:marBottom w:val="0"/>
          <w:divBdr>
            <w:top w:val="none" w:sz="0" w:space="0" w:color="auto"/>
            <w:left w:val="none" w:sz="0" w:space="0" w:color="auto"/>
            <w:bottom w:val="none" w:sz="0" w:space="0" w:color="auto"/>
            <w:right w:val="none" w:sz="0" w:space="0" w:color="auto"/>
          </w:divBdr>
          <w:divsChild>
            <w:div w:id="1375040806">
              <w:marLeft w:val="0"/>
              <w:marRight w:val="0"/>
              <w:marTop w:val="0"/>
              <w:marBottom w:val="0"/>
              <w:divBdr>
                <w:top w:val="none" w:sz="0" w:space="0" w:color="auto"/>
                <w:left w:val="none" w:sz="0" w:space="0" w:color="auto"/>
                <w:bottom w:val="none" w:sz="0" w:space="0" w:color="auto"/>
                <w:right w:val="none" w:sz="0" w:space="0" w:color="auto"/>
              </w:divBdr>
              <w:divsChild>
                <w:div w:id="1093361142">
                  <w:marLeft w:val="0"/>
                  <w:marRight w:val="0"/>
                  <w:marTop w:val="0"/>
                  <w:marBottom w:val="0"/>
                  <w:divBdr>
                    <w:top w:val="none" w:sz="0" w:space="0" w:color="auto"/>
                    <w:left w:val="none" w:sz="0" w:space="0" w:color="auto"/>
                    <w:bottom w:val="none" w:sz="0" w:space="0" w:color="auto"/>
                    <w:right w:val="none" w:sz="0" w:space="0" w:color="auto"/>
                  </w:divBdr>
                  <w:divsChild>
                    <w:div w:id="1038897495">
                      <w:marLeft w:val="0"/>
                      <w:marRight w:val="0"/>
                      <w:marTop w:val="0"/>
                      <w:marBottom w:val="0"/>
                      <w:divBdr>
                        <w:top w:val="none" w:sz="0" w:space="0" w:color="auto"/>
                        <w:left w:val="none" w:sz="0" w:space="0" w:color="auto"/>
                        <w:bottom w:val="none" w:sz="0" w:space="0" w:color="auto"/>
                        <w:right w:val="none" w:sz="0" w:space="0" w:color="auto"/>
                      </w:divBdr>
                      <w:divsChild>
                        <w:div w:id="969898808">
                          <w:marLeft w:val="0"/>
                          <w:marRight w:val="0"/>
                          <w:marTop w:val="0"/>
                          <w:marBottom w:val="0"/>
                          <w:divBdr>
                            <w:top w:val="none" w:sz="0" w:space="0" w:color="auto"/>
                            <w:left w:val="none" w:sz="0" w:space="0" w:color="auto"/>
                            <w:bottom w:val="none" w:sz="0" w:space="0" w:color="auto"/>
                            <w:right w:val="none" w:sz="0" w:space="0" w:color="auto"/>
                          </w:divBdr>
                          <w:divsChild>
                            <w:div w:id="3530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5259">
                      <w:marLeft w:val="0"/>
                      <w:marRight w:val="0"/>
                      <w:marTop w:val="0"/>
                      <w:marBottom w:val="0"/>
                      <w:divBdr>
                        <w:top w:val="none" w:sz="0" w:space="0" w:color="auto"/>
                        <w:left w:val="none" w:sz="0" w:space="0" w:color="auto"/>
                        <w:bottom w:val="none" w:sz="0" w:space="0" w:color="auto"/>
                        <w:right w:val="none" w:sz="0" w:space="0" w:color="auto"/>
                      </w:divBdr>
                      <w:divsChild>
                        <w:div w:id="730424220">
                          <w:marLeft w:val="0"/>
                          <w:marRight w:val="0"/>
                          <w:marTop w:val="0"/>
                          <w:marBottom w:val="0"/>
                          <w:divBdr>
                            <w:top w:val="none" w:sz="0" w:space="0" w:color="auto"/>
                            <w:left w:val="none" w:sz="0" w:space="0" w:color="auto"/>
                            <w:bottom w:val="none" w:sz="0" w:space="0" w:color="auto"/>
                            <w:right w:val="none" w:sz="0" w:space="0" w:color="auto"/>
                          </w:divBdr>
                          <w:divsChild>
                            <w:div w:id="4683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5897">
                      <w:marLeft w:val="0"/>
                      <w:marRight w:val="0"/>
                      <w:marTop w:val="0"/>
                      <w:marBottom w:val="0"/>
                      <w:divBdr>
                        <w:top w:val="none" w:sz="0" w:space="0" w:color="auto"/>
                        <w:left w:val="none" w:sz="0" w:space="0" w:color="auto"/>
                        <w:bottom w:val="none" w:sz="0" w:space="0" w:color="auto"/>
                        <w:right w:val="none" w:sz="0" w:space="0" w:color="auto"/>
                      </w:divBdr>
                      <w:divsChild>
                        <w:div w:id="463619552">
                          <w:marLeft w:val="0"/>
                          <w:marRight w:val="0"/>
                          <w:marTop w:val="0"/>
                          <w:marBottom w:val="0"/>
                          <w:divBdr>
                            <w:top w:val="none" w:sz="0" w:space="0" w:color="auto"/>
                            <w:left w:val="none" w:sz="0" w:space="0" w:color="auto"/>
                            <w:bottom w:val="none" w:sz="0" w:space="0" w:color="auto"/>
                            <w:right w:val="none" w:sz="0" w:space="0" w:color="auto"/>
                          </w:divBdr>
                          <w:divsChild>
                            <w:div w:id="8006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1402">
                      <w:marLeft w:val="0"/>
                      <w:marRight w:val="0"/>
                      <w:marTop w:val="0"/>
                      <w:marBottom w:val="0"/>
                      <w:divBdr>
                        <w:top w:val="none" w:sz="0" w:space="0" w:color="auto"/>
                        <w:left w:val="none" w:sz="0" w:space="0" w:color="auto"/>
                        <w:bottom w:val="none" w:sz="0" w:space="0" w:color="auto"/>
                        <w:right w:val="none" w:sz="0" w:space="0" w:color="auto"/>
                      </w:divBdr>
                      <w:divsChild>
                        <w:div w:id="318076157">
                          <w:marLeft w:val="0"/>
                          <w:marRight w:val="0"/>
                          <w:marTop w:val="0"/>
                          <w:marBottom w:val="0"/>
                          <w:divBdr>
                            <w:top w:val="none" w:sz="0" w:space="0" w:color="auto"/>
                            <w:left w:val="none" w:sz="0" w:space="0" w:color="auto"/>
                            <w:bottom w:val="none" w:sz="0" w:space="0" w:color="auto"/>
                            <w:right w:val="none" w:sz="0" w:space="0" w:color="auto"/>
                          </w:divBdr>
                          <w:divsChild>
                            <w:div w:id="12832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3853">
                      <w:marLeft w:val="0"/>
                      <w:marRight w:val="0"/>
                      <w:marTop w:val="0"/>
                      <w:marBottom w:val="0"/>
                      <w:divBdr>
                        <w:top w:val="none" w:sz="0" w:space="0" w:color="auto"/>
                        <w:left w:val="none" w:sz="0" w:space="0" w:color="auto"/>
                        <w:bottom w:val="none" w:sz="0" w:space="0" w:color="auto"/>
                        <w:right w:val="none" w:sz="0" w:space="0" w:color="auto"/>
                      </w:divBdr>
                      <w:divsChild>
                        <w:div w:id="1555506582">
                          <w:marLeft w:val="0"/>
                          <w:marRight w:val="0"/>
                          <w:marTop w:val="0"/>
                          <w:marBottom w:val="0"/>
                          <w:divBdr>
                            <w:top w:val="none" w:sz="0" w:space="0" w:color="auto"/>
                            <w:left w:val="none" w:sz="0" w:space="0" w:color="auto"/>
                            <w:bottom w:val="none" w:sz="0" w:space="0" w:color="auto"/>
                            <w:right w:val="none" w:sz="0" w:space="0" w:color="auto"/>
                          </w:divBdr>
                          <w:divsChild>
                            <w:div w:id="8440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29510">
          <w:marLeft w:val="0"/>
          <w:marRight w:val="0"/>
          <w:marTop w:val="0"/>
          <w:marBottom w:val="0"/>
          <w:divBdr>
            <w:top w:val="none" w:sz="0" w:space="0" w:color="auto"/>
            <w:left w:val="none" w:sz="0" w:space="0" w:color="auto"/>
            <w:bottom w:val="none" w:sz="0" w:space="0" w:color="auto"/>
            <w:right w:val="none" w:sz="0" w:space="0" w:color="auto"/>
          </w:divBdr>
          <w:divsChild>
            <w:div w:id="139272710">
              <w:marLeft w:val="0"/>
              <w:marRight w:val="0"/>
              <w:marTop w:val="0"/>
              <w:marBottom w:val="0"/>
              <w:divBdr>
                <w:top w:val="none" w:sz="0" w:space="0" w:color="auto"/>
                <w:left w:val="none" w:sz="0" w:space="0" w:color="auto"/>
                <w:bottom w:val="none" w:sz="0" w:space="0" w:color="auto"/>
                <w:right w:val="none" w:sz="0" w:space="0" w:color="auto"/>
              </w:divBdr>
              <w:divsChild>
                <w:div w:id="11248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494">
          <w:marLeft w:val="0"/>
          <w:marRight w:val="0"/>
          <w:marTop w:val="0"/>
          <w:marBottom w:val="0"/>
          <w:divBdr>
            <w:top w:val="none" w:sz="0" w:space="0" w:color="auto"/>
            <w:left w:val="none" w:sz="0" w:space="0" w:color="auto"/>
            <w:bottom w:val="none" w:sz="0" w:space="0" w:color="auto"/>
            <w:right w:val="none" w:sz="0" w:space="0" w:color="auto"/>
          </w:divBdr>
          <w:divsChild>
            <w:div w:id="532232537">
              <w:marLeft w:val="0"/>
              <w:marRight w:val="0"/>
              <w:marTop w:val="0"/>
              <w:marBottom w:val="0"/>
              <w:divBdr>
                <w:top w:val="none" w:sz="0" w:space="0" w:color="auto"/>
                <w:left w:val="none" w:sz="0" w:space="0" w:color="auto"/>
                <w:bottom w:val="none" w:sz="0" w:space="0" w:color="auto"/>
                <w:right w:val="none" w:sz="0" w:space="0" w:color="auto"/>
              </w:divBdr>
              <w:divsChild>
                <w:div w:id="1876841645">
                  <w:marLeft w:val="0"/>
                  <w:marRight w:val="0"/>
                  <w:marTop w:val="0"/>
                  <w:marBottom w:val="0"/>
                  <w:divBdr>
                    <w:top w:val="none" w:sz="0" w:space="0" w:color="auto"/>
                    <w:left w:val="none" w:sz="0" w:space="0" w:color="auto"/>
                    <w:bottom w:val="none" w:sz="0" w:space="0" w:color="auto"/>
                    <w:right w:val="none" w:sz="0" w:space="0" w:color="auto"/>
                  </w:divBdr>
                  <w:divsChild>
                    <w:div w:id="915746268">
                      <w:marLeft w:val="0"/>
                      <w:marRight w:val="0"/>
                      <w:marTop w:val="0"/>
                      <w:marBottom w:val="0"/>
                      <w:divBdr>
                        <w:top w:val="none" w:sz="0" w:space="0" w:color="auto"/>
                        <w:left w:val="none" w:sz="0" w:space="0" w:color="auto"/>
                        <w:bottom w:val="none" w:sz="0" w:space="0" w:color="auto"/>
                        <w:right w:val="none" w:sz="0" w:space="0" w:color="auto"/>
                      </w:divBdr>
                      <w:divsChild>
                        <w:div w:id="1173111363">
                          <w:marLeft w:val="0"/>
                          <w:marRight w:val="0"/>
                          <w:marTop w:val="0"/>
                          <w:marBottom w:val="0"/>
                          <w:divBdr>
                            <w:top w:val="none" w:sz="0" w:space="0" w:color="auto"/>
                            <w:left w:val="none" w:sz="0" w:space="0" w:color="auto"/>
                            <w:bottom w:val="none" w:sz="0" w:space="0" w:color="auto"/>
                            <w:right w:val="none" w:sz="0" w:space="0" w:color="auto"/>
                          </w:divBdr>
                          <w:divsChild>
                            <w:div w:id="1320844505">
                              <w:marLeft w:val="0"/>
                              <w:marRight w:val="0"/>
                              <w:marTop w:val="0"/>
                              <w:marBottom w:val="0"/>
                              <w:divBdr>
                                <w:top w:val="none" w:sz="0" w:space="0" w:color="auto"/>
                                <w:left w:val="none" w:sz="0" w:space="0" w:color="auto"/>
                                <w:bottom w:val="none" w:sz="0" w:space="0" w:color="auto"/>
                                <w:right w:val="none" w:sz="0" w:space="0" w:color="auto"/>
                              </w:divBdr>
                            </w:div>
                          </w:divsChild>
                        </w:div>
                        <w:div w:id="1835951264">
                          <w:marLeft w:val="0"/>
                          <w:marRight w:val="0"/>
                          <w:marTop w:val="0"/>
                          <w:marBottom w:val="0"/>
                          <w:divBdr>
                            <w:top w:val="none" w:sz="0" w:space="0" w:color="auto"/>
                            <w:left w:val="none" w:sz="0" w:space="0" w:color="auto"/>
                            <w:bottom w:val="none" w:sz="0" w:space="0" w:color="auto"/>
                            <w:right w:val="none" w:sz="0" w:space="0" w:color="auto"/>
                          </w:divBdr>
                          <w:divsChild>
                            <w:div w:id="2131584420">
                              <w:marLeft w:val="0"/>
                              <w:marRight w:val="0"/>
                              <w:marTop w:val="0"/>
                              <w:marBottom w:val="0"/>
                              <w:divBdr>
                                <w:top w:val="none" w:sz="0" w:space="0" w:color="auto"/>
                                <w:left w:val="none" w:sz="0" w:space="0" w:color="auto"/>
                                <w:bottom w:val="none" w:sz="0" w:space="0" w:color="auto"/>
                                <w:right w:val="none" w:sz="0" w:space="0" w:color="auto"/>
                              </w:divBdr>
                            </w:div>
                          </w:divsChild>
                        </w:div>
                        <w:div w:id="636107053">
                          <w:marLeft w:val="0"/>
                          <w:marRight w:val="0"/>
                          <w:marTop w:val="0"/>
                          <w:marBottom w:val="0"/>
                          <w:divBdr>
                            <w:top w:val="none" w:sz="0" w:space="0" w:color="auto"/>
                            <w:left w:val="none" w:sz="0" w:space="0" w:color="auto"/>
                            <w:bottom w:val="none" w:sz="0" w:space="0" w:color="auto"/>
                            <w:right w:val="none" w:sz="0" w:space="0" w:color="auto"/>
                          </w:divBdr>
                          <w:divsChild>
                            <w:div w:id="1776048212">
                              <w:marLeft w:val="0"/>
                              <w:marRight w:val="0"/>
                              <w:marTop w:val="0"/>
                              <w:marBottom w:val="0"/>
                              <w:divBdr>
                                <w:top w:val="none" w:sz="0" w:space="0" w:color="auto"/>
                                <w:left w:val="none" w:sz="0" w:space="0" w:color="auto"/>
                                <w:bottom w:val="none" w:sz="0" w:space="0" w:color="auto"/>
                                <w:right w:val="none" w:sz="0" w:space="0" w:color="auto"/>
                              </w:divBdr>
                            </w:div>
                          </w:divsChild>
                        </w:div>
                        <w:div w:id="204371006">
                          <w:marLeft w:val="0"/>
                          <w:marRight w:val="0"/>
                          <w:marTop w:val="0"/>
                          <w:marBottom w:val="0"/>
                          <w:divBdr>
                            <w:top w:val="none" w:sz="0" w:space="0" w:color="auto"/>
                            <w:left w:val="none" w:sz="0" w:space="0" w:color="auto"/>
                            <w:bottom w:val="none" w:sz="0" w:space="0" w:color="auto"/>
                            <w:right w:val="none" w:sz="0" w:space="0" w:color="auto"/>
                          </w:divBdr>
                          <w:divsChild>
                            <w:div w:id="1894925530">
                              <w:marLeft w:val="0"/>
                              <w:marRight w:val="0"/>
                              <w:marTop w:val="0"/>
                              <w:marBottom w:val="0"/>
                              <w:divBdr>
                                <w:top w:val="none" w:sz="0" w:space="0" w:color="auto"/>
                                <w:left w:val="none" w:sz="0" w:space="0" w:color="auto"/>
                                <w:bottom w:val="none" w:sz="0" w:space="0" w:color="auto"/>
                                <w:right w:val="none" w:sz="0" w:space="0" w:color="auto"/>
                              </w:divBdr>
                            </w:div>
                          </w:divsChild>
                        </w:div>
                        <w:div w:id="1784493453">
                          <w:marLeft w:val="0"/>
                          <w:marRight w:val="0"/>
                          <w:marTop w:val="0"/>
                          <w:marBottom w:val="0"/>
                          <w:divBdr>
                            <w:top w:val="none" w:sz="0" w:space="0" w:color="auto"/>
                            <w:left w:val="none" w:sz="0" w:space="0" w:color="auto"/>
                            <w:bottom w:val="none" w:sz="0" w:space="0" w:color="auto"/>
                            <w:right w:val="none" w:sz="0" w:space="0" w:color="auto"/>
                          </w:divBdr>
                          <w:divsChild>
                            <w:div w:id="40599327">
                              <w:marLeft w:val="0"/>
                              <w:marRight w:val="0"/>
                              <w:marTop w:val="0"/>
                              <w:marBottom w:val="0"/>
                              <w:divBdr>
                                <w:top w:val="none" w:sz="0" w:space="0" w:color="auto"/>
                                <w:left w:val="none" w:sz="0" w:space="0" w:color="auto"/>
                                <w:bottom w:val="none" w:sz="0" w:space="0" w:color="auto"/>
                                <w:right w:val="none" w:sz="0" w:space="0" w:color="auto"/>
                              </w:divBdr>
                            </w:div>
                          </w:divsChild>
                        </w:div>
                        <w:div w:id="160202717">
                          <w:marLeft w:val="0"/>
                          <w:marRight w:val="0"/>
                          <w:marTop w:val="0"/>
                          <w:marBottom w:val="0"/>
                          <w:divBdr>
                            <w:top w:val="none" w:sz="0" w:space="0" w:color="auto"/>
                            <w:left w:val="none" w:sz="0" w:space="0" w:color="auto"/>
                            <w:bottom w:val="none" w:sz="0" w:space="0" w:color="auto"/>
                            <w:right w:val="none" w:sz="0" w:space="0" w:color="auto"/>
                          </w:divBdr>
                          <w:divsChild>
                            <w:div w:id="505443406">
                              <w:marLeft w:val="0"/>
                              <w:marRight w:val="0"/>
                              <w:marTop w:val="0"/>
                              <w:marBottom w:val="0"/>
                              <w:divBdr>
                                <w:top w:val="none" w:sz="0" w:space="0" w:color="auto"/>
                                <w:left w:val="none" w:sz="0" w:space="0" w:color="auto"/>
                                <w:bottom w:val="none" w:sz="0" w:space="0" w:color="auto"/>
                                <w:right w:val="none" w:sz="0" w:space="0" w:color="auto"/>
                              </w:divBdr>
                            </w:div>
                          </w:divsChild>
                        </w:div>
                        <w:div w:id="668557809">
                          <w:marLeft w:val="0"/>
                          <w:marRight w:val="0"/>
                          <w:marTop w:val="0"/>
                          <w:marBottom w:val="0"/>
                          <w:divBdr>
                            <w:top w:val="none" w:sz="0" w:space="0" w:color="auto"/>
                            <w:left w:val="none" w:sz="0" w:space="0" w:color="auto"/>
                            <w:bottom w:val="none" w:sz="0" w:space="0" w:color="auto"/>
                            <w:right w:val="none" w:sz="0" w:space="0" w:color="auto"/>
                          </w:divBdr>
                          <w:divsChild>
                            <w:div w:id="1321077401">
                              <w:marLeft w:val="0"/>
                              <w:marRight w:val="0"/>
                              <w:marTop w:val="0"/>
                              <w:marBottom w:val="0"/>
                              <w:divBdr>
                                <w:top w:val="none" w:sz="0" w:space="0" w:color="auto"/>
                                <w:left w:val="none" w:sz="0" w:space="0" w:color="auto"/>
                                <w:bottom w:val="none" w:sz="0" w:space="0" w:color="auto"/>
                                <w:right w:val="none" w:sz="0" w:space="0" w:color="auto"/>
                              </w:divBdr>
                            </w:div>
                          </w:divsChild>
                        </w:div>
                        <w:div w:id="497306142">
                          <w:marLeft w:val="0"/>
                          <w:marRight w:val="0"/>
                          <w:marTop w:val="0"/>
                          <w:marBottom w:val="0"/>
                          <w:divBdr>
                            <w:top w:val="none" w:sz="0" w:space="0" w:color="auto"/>
                            <w:left w:val="none" w:sz="0" w:space="0" w:color="auto"/>
                            <w:bottom w:val="none" w:sz="0" w:space="0" w:color="auto"/>
                            <w:right w:val="none" w:sz="0" w:space="0" w:color="auto"/>
                          </w:divBdr>
                          <w:divsChild>
                            <w:div w:id="2144233740">
                              <w:marLeft w:val="0"/>
                              <w:marRight w:val="0"/>
                              <w:marTop w:val="0"/>
                              <w:marBottom w:val="0"/>
                              <w:divBdr>
                                <w:top w:val="none" w:sz="0" w:space="0" w:color="auto"/>
                                <w:left w:val="none" w:sz="0" w:space="0" w:color="auto"/>
                                <w:bottom w:val="none" w:sz="0" w:space="0" w:color="auto"/>
                                <w:right w:val="none" w:sz="0" w:space="0" w:color="auto"/>
                              </w:divBdr>
                            </w:div>
                          </w:divsChild>
                        </w:div>
                        <w:div w:id="1388336630">
                          <w:marLeft w:val="0"/>
                          <w:marRight w:val="0"/>
                          <w:marTop w:val="0"/>
                          <w:marBottom w:val="0"/>
                          <w:divBdr>
                            <w:top w:val="none" w:sz="0" w:space="0" w:color="auto"/>
                            <w:left w:val="none" w:sz="0" w:space="0" w:color="auto"/>
                            <w:bottom w:val="none" w:sz="0" w:space="0" w:color="auto"/>
                            <w:right w:val="none" w:sz="0" w:space="0" w:color="auto"/>
                          </w:divBdr>
                          <w:divsChild>
                            <w:div w:id="1286354506">
                              <w:marLeft w:val="0"/>
                              <w:marRight w:val="0"/>
                              <w:marTop w:val="0"/>
                              <w:marBottom w:val="0"/>
                              <w:divBdr>
                                <w:top w:val="none" w:sz="0" w:space="0" w:color="auto"/>
                                <w:left w:val="none" w:sz="0" w:space="0" w:color="auto"/>
                                <w:bottom w:val="none" w:sz="0" w:space="0" w:color="auto"/>
                                <w:right w:val="none" w:sz="0" w:space="0" w:color="auto"/>
                              </w:divBdr>
                            </w:div>
                          </w:divsChild>
                        </w:div>
                        <w:div w:id="873932459">
                          <w:marLeft w:val="0"/>
                          <w:marRight w:val="0"/>
                          <w:marTop w:val="0"/>
                          <w:marBottom w:val="0"/>
                          <w:divBdr>
                            <w:top w:val="none" w:sz="0" w:space="0" w:color="auto"/>
                            <w:left w:val="none" w:sz="0" w:space="0" w:color="auto"/>
                            <w:bottom w:val="none" w:sz="0" w:space="0" w:color="auto"/>
                            <w:right w:val="none" w:sz="0" w:space="0" w:color="auto"/>
                          </w:divBdr>
                          <w:divsChild>
                            <w:div w:id="1781683431">
                              <w:marLeft w:val="0"/>
                              <w:marRight w:val="0"/>
                              <w:marTop w:val="0"/>
                              <w:marBottom w:val="0"/>
                              <w:divBdr>
                                <w:top w:val="none" w:sz="0" w:space="0" w:color="auto"/>
                                <w:left w:val="none" w:sz="0" w:space="0" w:color="auto"/>
                                <w:bottom w:val="none" w:sz="0" w:space="0" w:color="auto"/>
                                <w:right w:val="none" w:sz="0" w:space="0" w:color="auto"/>
                              </w:divBdr>
                            </w:div>
                          </w:divsChild>
                        </w:div>
                        <w:div w:id="133182552">
                          <w:marLeft w:val="0"/>
                          <w:marRight w:val="0"/>
                          <w:marTop w:val="0"/>
                          <w:marBottom w:val="0"/>
                          <w:divBdr>
                            <w:top w:val="none" w:sz="0" w:space="0" w:color="auto"/>
                            <w:left w:val="none" w:sz="0" w:space="0" w:color="auto"/>
                            <w:bottom w:val="none" w:sz="0" w:space="0" w:color="auto"/>
                            <w:right w:val="none" w:sz="0" w:space="0" w:color="auto"/>
                          </w:divBdr>
                          <w:divsChild>
                            <w:div w:id="1694569734">
                              <w:marLeft w:val="0"/>
                              <w:marRight w:val="0"/>
                              <w:marTop w:val="0"/>
                              <w:marBottom w:val="0"/>
                              <w:divBdr>
                                <w:top w:val="none" w:sz="0" w:space="0" w:color="auto"/>
                                <w:left w:val="none" w:sz="0" w:space="0" w:color="auto"/>
                                <w:bottom w:val="none" w:sz="0" w:space="0" w:color="auto"/>
                                <w:right w:val="none" w:sz="0" w:space="0" w:color="auto"/>
                              </w:divBdr>
                            </w:div>
                          </w:divsChild>
                        </w:div>
                        <w:div w:id="1197618443">
                          <w:marLeft w:val="0"/>
                          <w:marRight w:val="0"/>
                          <w:marTop w:val="0"/>
                          <w:marBottom w:val="0"/>
                          <w:divBdr>
                            <w:top w:val="none" w:sz="0" w:space="0" w:color="auto"/>
                            <w:left w:val="none" w:sz="0" w:space="0" w:color="auto"/>
                            <w:bottom w:val="none" w:sz="0" w:space="0" w:color="auto"/>
                            <w:right w:val="none" w:sz="0" w:space="0" w:color="auto"/>
                          </w:divBdr>
                          <w:divsChild>
                            <w:div w:id="231161485">
                              <w:marLeft w:val="0"/>
                              <w:marRight w:val="0"/>
                              <w:marTop w:val="0"/>
                              <w:marBottom w:val="0"/>
                              <w:divBdr>
                                <w:top w:val="none" w:sz="0" w:space="0" w:color="auto"/>
                                <w:left w:val="none" w:sz="0" w:space="0" w:color="auto"/>
                                <w:bottom w:val="none" w:sz="0" w:space="0" w:color="auto"/>
                                <w:right w:val="none" w:sz="0" w:space="0" w:color="auto"/>
                              </w:divBdr>
                            </w:div>
                          </w:divsChild>
                        </w:div>
                        <w:div w:id="969365707">
                          <w:marLeft w:val="0"/>
                          <w:marRight w:val="0"/>
                          <w:marTop w:val="0"/>
                          <w:marBottom w:val="0"/>
                          <w:divBdr>
                            <w:top w:val="none" w:sz="0" w:space="0" w:color="auto"/>
                            <w:left w:val="none" w:sz="0" w:space="0" w:color="auto"/>
                            <w:bottom w:val="none" w:sz="0" w:space="0" w:color="auto"/>
                            <w:right w:val="none" w:sz="0" w:space="0" w:color="auto"/>
                          </w:divBdr>
                          <w:divsChild>
                            <w:div w:id="1247767724">
                              <w:marLeft w:val="0"/>
                              <w:marRight w:val="0"/>
                              <w:marTop w:val="0"/>
                              <w:marBottom w:val="0"/>
                              <w:divBdr>
                                <w:top w:val="none" w:sz="0" w:space="0" w:color="auto"/>
                                <w:left w:val="none" w:sz="0" w:space="0" w:color="auto"/>
                                <w:bottom w:val="none" w:sz="0" w:space="0" w:color="auto"/>
                                <w:right w:val="none" w:sz="0" w:space="0" w:color="auto"/>
                              </w:divBdr>
                            </w:div>
                          </w:divsChild>
                        </w:div>
                        <w:div w:id="1393623337">
                          <w:marLeft w:val="0"/>
                          <w:marRight w:val="0"/>
                          <w:marTop w:val="0"/>
                          <w:marBottom w:val="0"/>
                          <w:divBdr>
                            <w:top w:val="none" w:sz="0" w:space="0" w:color="auto"/>
                            <w:left w:val="none" w:sz="0" w:space="0" w:color="auto"/>
                            <w:bottom w:val="none" w:sz="0" w:space="0" w:color="auto"/>
                            <w:right w:val="none" w:sz="0" w:space="0" w:color="auto"/>
                          </w:divBdr>
                          <w:divsChild>
                            <w:div w:id="1051345867">
                              <w:marLeft w:val="0"/>
                              <w:marRight w:val="0"/>
                              <w:marTop w:val="0"/>
                              <w:marBottom w:val="0"/>
                              <w:divBdr>
                                <w:top w:val="none" w:sz="0" w:space="0" w:color="auto"/>
                                <w:left w:val="none" w:sz="0" w:space="0" w:color="auto"/>
                                <w:bottom w:val="none" w:sz="0" w:space="0" w:color="auto"/>
                                <w:right w:val="none" w:sz="0" w:space="0" w:color="auto"/>
                              </w:divBdr>
                            </w:div>
                          </w:divsChild>
                        </w:div>
                        <w:div w:id="1222209811">
                          <w:marLeft w:val="0"/>
                          <w:marRight w:val="0"/>
                          <w:marTop w:val="0"/>
                          <w:marBottom w:val="0"/>
                          <w:divBdr>
                            <w:top w:val="none" w:sz="0" w:space="0" w:color="auto"/>
                            <w:left w:val="none" w:sz="0" w:space="0" w:color="auto"/>
                            <w:bottom w:val="none" w:sz="0" w:space="0" w:color="auto"/>
                            <w:right w:val="none" w:sz="0" w:space="0" w:color="auto"/>
                          </w:divBdr>
                          <w:divsChild>
                            <w:div w:id="1105492432">
                              <w:marLeft w:val="0"/>
                              <w:marRight w:val="0"/>
                              <w:marTop w:val="0"/>
                              <w:marBottom w:val="0"/>
                              <w:divBdr>
                                <w:top w:val="none" w:sz="0" w:space="0" w:color="auto"/>
                                <w:left w:val="none" w:sz="0" w:space="0" w:color="auto"/>
                                <w:bottom w:val="none" w:sz="0" w:space="0" w:color="auto"/>
                                <w:right w:val="none" w:sz="0" w:space="0" w:color="auto"/>
                              </w:divBdr>
                            </w:div>
                          </w:divsChild>
                        </w:div>
                        <w:div w:id="1016662830">
                          <w:marLeft w:val="0"/>
                          <w:marRight w:val="0"/>
                          <w:marTop w:val="0"/>
                          <w:marBottom w:val="0"/>
                          <w:divBdr>
                            <w:top w:val="none" w:sz="0" w:space="0" w:color="auto"/>
                            <w:left w:val="none" w:sz="0" w:space="0" w:color="auto"/>
                            <w:bottom w:val="none" w:sz="0" w:space="0" w:color="auto"/>
                            <w:right w:val="none" w:sz="0" w:space="0" w:color="auto"/>
                          </w:divBdr>
                          <w:divsChild>
                            <w:div w:id="1157304439">
                              <w:marLeft w:val="0"/>
                              <w:marRight w:val="0"/>
                              <w:marTop w:val="0"/>
                              <w:marBottom w:val="0"/>
                              <w:divBdr>
                                <w:top w:val="none" w:sz="0" w:space="0" w:color="auto"/>
                                <w:left w:val="none" w:sz="0" w:space="0" w:color="auto"/>
                                <w:bottom w:val="none" w:sz="0" w:space="0" w:color="auto"/>
                                <w:right w:val="none" w:sz="0" w:space="0" w:color="auto"/>
                              </w:divBdr>
                            </w:div>
                          </w:divsChild>
                        </w:div>
                        <w:div w:id="1457529806">
                          <w:marLeft w:val="0"/>
                          <w:marRight w:val="0"/>
                          <w:marTop w:val="0"/>
                          <w:marBottom w:val="0"/>
                          <w:divBdr>
                            <w:top w:val="none" w:sz="0" w:space="0" w:color="auto"/>
                            <w:left w:val="none" w:sz="0" w:space="0" w:color="auto"/>
                            <w:bottom w:val="none" w:sz="0" w:space="0" w:color="auto"/>
                            <w:right w:val="none" w:sz="0" w:space="0" w:color="auto"/>
                          </w:divBdr>
                          <w:divsChild>
                            <w:div w:id="1566793270">
                              <w:marLeft w:val="0"/>
                              <w:marRight w:val="0"/>
                              <w:marTop w:val="0"/>
                              <w:marBottom w:val="0"/>
                              <w:divBdr>
                                <w:top w:val="none" w:sz="0" w:space="0" w:color="auto"/>
                                <w:left w:val="none" w:sz="0" w:space="0" w:color="auto"/>
                                <w:bottom w:val="none" w:sz="0" w:space="0" w:color="auto"/>
                                <w:right w:val="none" w:sz="0" w:space="0" w:color="auto"/>
                              </w:divBdr>
                            </w:div>
                          </w:divsChild>
                        </w:div>
                        <w:div w:id="1786149379">
                          <w:marLeft w:val="0"/>
                          <w:marRight w:val="0"/>
                          <w:marTop w:val="0"/>
                          <w:marBottom w:val="0"/>
                          <w:divBdr>
                            <w:top w:val="none" w:sz="0" w:space="0" w:color="auto"/>
                            <w:left w:val="none" w:sz="0" w:space="0" w:color="auto"/>
                            <w:bottom w:val="none" w:sz="0" w:space="0" w:color="auto"/>
                            <w:right w:val="none" w:sz="0" w:space="0" w:color="auto"/>
                          </w:divBdr>
                          <w:divsChild>
                            <w:div w:id="531960045">
                              <w:marLeft w:val="0"/>
                              <w:marRight w:val="0"/>
                              <w:marTop w:val="0"/>
                              <w:marBottom w:val="0"/>
                              <w:divBdr>
                                <w:top w:val="none" w:sz="0" w:space="0" w:color="auto"/>
                                <w:left w:val="none" w:sz="0" w:space="0" w:color="auto"/>
                                <w:bottom w:val="none" w:sz="0" w:space="0" w:color="auto"/>
                                <w:right w:val="none" w:sz="0" w:space="0" w:color="auto"/>
                              </w:divBdr>
                            </w:div>
                          </w:divsChild>
                        </w:div>
                        <w:div w:id="203181106">
                          <w:marLeft w:val="0"/>
                          <w:marRight w:val="0"/>
                          <w:marTop w:val="0"/>
                          <w:marBottom w:val="0"/>
                          <w:divBdr>
                            <w:top w:val="none" w:sz="0" w:space="0" w:color="auto"/>
                            <w:left w:val="none" w:sz="0" w:space="0" w:color="auto"/>
                            <w:bottom w:val="none" w:sz="0" w:space="0" w:color="auto"/>
                            <w:right w:val="none" w:sz="0" w:space="0" w:color="auto"/>
                          </w:divBdr>
                          <w:divsChild>
                            <w:div w:id="1253708892">
                              <w:marLeft w:val="0"/>
                              <w:marRight w:val="0"/>
                              <w:marTop w:val="0"/>
                              <w:marBottom w:val="0"/>
                              <w:divBdr>
                                <w:top w:val="none" w:sz="0" w:space="0" w:color="auto"/>
                                <w:left w:val="none" w:sz="0" w:space="0" w:color="auto"/>
                                <w:bottom w:val="none" w:sz="0" w:space="0" w:color="auto"/>
                                <w:right w:val="none" w:sz="0" w:space="0" w:color="auto"/>
                              </w:divBdr>
                            </w:div>
                          </w:divsChild>
                        </w:div>
                        <w:div w:id="1076783716">
                          <w:marLeft w:val="0"/>
                          <w:marRight w:val="0"/>
                          <w:marTop w:val="0"/>
                          <w:marBottom w:val="0"/>
                          <w:divBdr>
                            <w:top w:val="none" w:sz="0" w:space="0" w:color="auto"/>
                            <w:left w:val="none" w:sz="0" w:space="0" w:color="auto"/>
                            <w:bottom w:val="none" w:sz="0" w:space="0" w:color="auto"/>
                            <w:right w:val="none" w:sz="0" w:space="0" w:color="auto"/>
                          </w:divBdr>
                          <w:divsChild>
                            <w:div w:id="10564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276655">
          <w:marLeft w:val="0"/>
          <w:marRight w:val="0"/>
          <w:marTop w:val="0"/>
          <w:marBottom w:val="0"/>
          <w:divBdr>
            <w:top w:val="none" w:sz="0" w:space="0" w:color="auto"/>
            <w:left w:val="none" w:sz="0" w:space="0" w:color="auto"/>
            <w:bottom w:val="none" w:sz="0" w:space="0" w:color="auto"/>
            <w:right w:val="none" w:sz="0" w:space="0" w:color="auto"/>
          </w:divBdr>
          <w:divsChild>
            <w:div w:id="912008651">
              <w:marLeft w:val="0"/>
              <w:marRight w:val="0"/>
              <w:marTop w:val="0"/>
              <w:marBottom w:val="0"/>
              <w:divBdr>
                <w:top w:val="none" w:sz="0" w:space="0" w:color="auto"/>
                <w:left w:val="none" w:sz="0" w:space="0" w:color="auto"/>
                <w:bottom w:val="none" w:sz="0" w:space="0" w:color="auto"/>
                <w:right w:val="none" w:sz="0" w:space="0" w:color="auto"/>
              </w:divBdr>
              <w:divsChild>
                <w:div w:id="1533611785">
                  <w:marLeft w:val="0"/>
                  <w:marRight w:val="0"/>
                  <w:marTop w:val="0"/>
                  <w:marBottom w:val="0"/>
                  <w:divBdr>
                    <w:top w:val="none" w:sz="0" w:space="0" w:color="auto"/>
                    <w:left w:val="none" w:sz="0" w:space="0" w:color="auto"/>
                    <w:bottom w:val="none" w:sz="0" w:space="0" w:color="auto"/>
                    <w:right w:val="none" w:sz="0" w:space="0" w:color="auto"/>
                  </w:divBdr>
                  <w:divsChild>
                    <w:div w:id="1520046874">
                      <w:marLeft w:val="0"/>
                      <w:marRight w:val="0"/>
                      <w:marTop w:val="0"/>
                      <w:marBottom w:val="0"/>
                      <w:divBdr>
                        <w:top w:val="none" w:sz="0" w:space="0" w:color="auto"/>
                        <w:left w:val="none" w:sz="0" w:space="0" w:color="auto"/>
                        <w:bottom w:val="none" w:sz="0" w:space="0" w:color="auto"/>
                        <w:right w:val="none" w:sz="0" w:space="0" w:color="auto"/>
                      </w:divBdr>
                      <w:divsChild>
                        <w:div w:id="1539202851">
                          <w:marLeft w:val="0"/>
                          <w:marRight w:val="0"/>
                          <w:marTop w:val="0"/>
                          <w:marBottom w:val="0"/>
                          <w:divBdr>
                            <w:top w:val="none" w:sz="0" w:space="0" w:color="auto"/>
                            <w:left w:val="none" w:sz="0" w:space="0" w:color="auto"/>
                            <w:bottom w:val="none" w:sz="0" w:space="0" w:color="auto"/>
                            <w:right w:val="none" w:sz="0" w:space="0" w:color="auto"/>
                          </w:divBdr>
                          <w:divsChild>
                            <w:div w:id="1214267769">
                              <w:marLeft w:val="0"/>
                              <w:marRight w:val="0"/>
                              <w:marTop w:val="0"/>
                              <w:marBottom w:val="0"/>
                              <w:divBdr>
                                <w:top w:val="none" w:sz="0" w:space="0" w:color="auto"/>
                                <w:left w:val="none" w:sz="0" w:space="0" w:color="auto"/>
                                <w:bottom w:val="none" w:sz="0" w:space="0" w:color="auto"/>
                                <w:right w:val="none" w:sz="0" w:space="0" w:color="auto"/>
                              </w:divBdr>
                              <w:divsChild>
                                <w:div w:id="1502041420">
                                  <w:marLeft w:val="0"/>
                                  <w:marRight w:val="0"/>
                                  <w:marTop w:val="0"/>
                                  <w:marBottom w:val="0"/>
                                  <w:divBdr>
                                    <w:top w:val="none" w:sz="0" w:space="0" w:color="auto"/>
                                    <w:left w:val="none" w:sz="0" w:space="0" w:color="auto"/>
                                    <w:bottom w:val="none" w:sz="0" w:space="0" w:color="auto"/>
                                    <w:right w:val="none" w:sz="0" w:space="0" w:color="auto"/>
                                  </w:divBdr>
                                  <w:divsChild>
                                    <w:div w:id="1644964136">
                                      <w:marLeft w:val="0"/>
                                      <w:marRight w:val="0"/>
                                      <w:marTop w:val="0"/>
                                      <w:marBottom w:val="0"/>
                                      <w:divBdr>
                                        <w:top w:val="none" w:sz="0" w:space="0" w:color="auto"/>
                                        <w:left w:val="none" w:sz="0" w:space="0" w:color="auto"/>
                                        <w:bottom w:val="none" w:sz="0" w:space="0" w:color="auto"/>
                                        <w:right w:val="none" w:sz="0" w:space="0" w:color="auto"/>
                                      </w:divBdr>
                                      <w:divsChild>
                                        <w:div w:id="767239917">
                                          <w:marLeft w:val="0"/>
                                          <w:marRight w:val="0"/>
                                          <w:marTop w:val="0"/>
                                          <w:marBottom w:val="0"/>
                                          <w:divBdr>
                                            <w:top w:val="none" w:sz="0" w:space="0" w:color="auto"/>
                                            <w:left w:val="none" w:sz="0" w:space="0" w:color="auto"/>
                                            <w:bottom w:val="none" w:sz="0" w:space="0" w:color="auto"/>
                                            <w:right w:val="none" w:sz="0" w:space="0" w:color="auto"/>
                                          </w:divBdr>
                                          <w:divsChild>
                                            <w:div w:id="1487015137">
                                              <w:marLeft w:val="0"/>
                                              <w:marRight w:val="0"/>
                                              <w:marTop w:val="0"/>
                                              <w:marBottom w:val="0"/>
                                              <w:divBdr>
                                                <w:top w:val="none" w:sz="0" w:space="0" w:color="auto"/>
                                                <w:left w:val="none" w:sz="0" w:space="0" w:color="auto"/>
                                                <w:bottom w:val="none" w:sz="0" w:space="0" w:color="auto"/>
                                                <w:right w:val="none" w:sz="0" w:space="0" w:color="auto"/>
                                              </w:divBdr>
                                              <w:divsChild>
                                                <w:div w:id="164243985">
                                                  <w:marLeft w:val="0"/>
                                                  <w:marRight w:val="0"/>
                                                  <w:marTop w:val="0"/>
                                                  <w:marBottom w:val="0"/>
                                                  <w:divBdr>
                                                    <w:top w:val="none" w:sz="0" w:space="0" w:color="auto"/>
                                                    <w:left w:val="none" w:sz="0" w:space="0" w:color="auto"/>
                                                    <w:bottom w:val="none" w:sz="0" w:space="0" w:color="auto"/>
                                                    <w:right w:val="none" w:sz="0" w:space="0" w:color="auto"/>
                                                  </w:divBdr>
                                                  <w:divsChild>
                                                    <w:div w:id="1450276369">
                                                      <w:marLeft w:val="0"/>
                                                      <w:marRight w:val="0"/>
                                                      <w:marTop w:val="0"/>
                                                      <w:marBottom w:val="0"/>
                                                      <w:divBdr>
                                                        <w:top w:val="none" w:sz="0" w:space="0" w:color="auto"/>
                                                        <w:left w:val="none" w:sz="0" w:space="0" w:color="auto"/>
                                                        <w:bottom w:val="none" w:sz="0" w:space="0" w:color="auto"/>
                                                        <w:right w:val="none" w:sz="0" w:space="0" w:color="auto"/>
                                                      </w:divBdr>
                                                      <w:divsChild>
                                                        <w:div w:id="1145127986">
                                                          <w:marLeft w:val="0"/>
                                                          <w:marRight w:val="0"/>
                                                          <w:marTop w:val="0"/>
                                                          <w:marBottom w:val="0"/>
                                                          <w:divBdr>
                                                            <w:top w:val="none" w:sz="0" w:space="0" w:color="auto"/>
                                                            <w:left w:val="none" w:sz="0" w:space="0" w:color="auto"/>
                                                            <w:bottom w:val="none" w:sz="0" w:space="0" w:color="auto"/>
                                                            <w:right w:val="none" w:sz="0" w:space="0" w:color="auto"/>
                                                          </w:divBdr>
                                                          <w:divsChild>
                                                            <w:div w:id="1751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16947">
                                      <w:marLeft w:val="0"/>
                                      <w:marRight w:val="0"/>
                                      <w:marTop w:val="0"/>
                                      <w:marBottom w:val="0"/>
                                      <w:divBdr>
                                        <w:top w:val="none" w:sz="0" w:space="0" w:color="auto"/>
                                        <w:left w:val="none" w:sz="0" w:space="0" w:color="auto"/>
                                        <w:bottom w:val="none" w:sz="0" w:space="0" w:color="auto"/>
                                        <w:right w:val="none" w:sz="0" w:space="0" w:color="auto"/>
                                      </w:divBdr>
                                    </w:div>
                                  </w:divsChild>
                                </w:div>
                                <w:div w:id="251939327">
                                  <w:marLeft w:val="0"/>
                                  <w:marRight w:val="0"/>
                                  <w:marTop w:val="0"/>
                                  <w:marBottom w:val="0"/>
                                  <w:divBdr>
                                    <w:top w:val="none" w:sz="0" w:space="0" w:color="auto"/>
                                    <w:left w:val="none" w:sz="0" w:space="0" w:color="auto"/>
                                    <w:bottom w:val="none" w:sz="0" w:space="0" w:color="auto"/>
                                    <w:right w:val="none" w:sz="0" w:space="0" w:color="auto"/>
                                  </w:divBdr>
                                  <w:divsChild>
                                    <w:div w:id="1470974178">
                                      <w:marLeft w:val="0"/>
                                      <w:marRight w:val="0"/>
                                      <w:marTop w:val="0"/>
                                      <w:marBottom w:val="0"/>
                                      <w:divBdr>
                                        <w:top w:val="none" w:sz="0" w:space="0" w:color="auto"/>
                                        <w:left w:val="none" w:sz="0" w:space="0" w:color="auto"/>
                                        <w:bottom w:val="none" w:sz="0" w:space="0" w:color="auto"/>
                                        <w:right w:val="none" w:sz="0" w:space="0" w:color="auto"/>
                                      </w:divBdr>
                                      <w:divsChild>
                                        <w:div w:id="971979399">
                                          <w:marLeft w:val="0"/>
                                          <w:marRight w:val="0"/>
                                          <w:marTop w:val="0"/>
                                          <w:marBottom w:val="0"/>
                                          <w:divBdr>
                                            <w:top w:val="none" w:sz="0" w:space="0" w:color="auto"/>
                                            <w:left w:val="none" w:sz="0" w:space="0" w:color="auto"/>
                                            <w:bottom w:val="none" w:sz="0" w:space="0" w:color="auto"/>
                                            <w:right w:val="none" w:sz="0" w:space="0" w:color="auto"/>
                                          </w:divBdr>
                                        </w:div>
                                      </w:divsChild>
                                    </w:div>
                                    <w:div w:id="1434666293">
                                      <w:marLeft w:val="0"/>
                                      <w:marRight w:val="0"/>
                                      <w:marTop w:val="0"/>
                                      <w:marBottom w:val="0"/>
                                      <w:divBdr>
                                        <w:top w:val="none" w:sz="0" w:space="0" w:color="auto"/>
                                        <w:left w:val="none" w:sz="0" w:space="0" w:color="auto"/>
                                        <w:bottom w:val="none" w:sz="0" w:space="0" w:color="auto"/>
                                        <w:right w:val="none" w:sz="0" w:space="0" w:color="auto"/>
                                      </w:divBdr>
                                      <w:divsChild>
                                        <w:div w:id="4276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859659">
                  <w:marLeft w:val="0"/>
                  <w:marRight w:val="0"/>
                  <w:marTop w:val="0"/>
                  <w:marBottom w:val="0"/>
                  <w:divBdr>
                    <w:top w:val="none" w:sz="0" w:space="0" w:color="auto"/>
                    <w:left w:val="none" w:sz="0" w:space="0" w:color="auto"/>
                    <w:bottom w:val="none" w:sz="0" w:space="0" w:color="auto"/>
                    <w:right w:val="none" w:sz="0" w:space="0" w:color="auto"/>
                  </w:divBdr>
                  <w:divsChild>
                    <w:div w:id="1235820090">
                      <w:marLeft w:val="0"/>
                      <w:marRight w:val="0"/>
                      <w:marTop w:val="0"/>
                      <w:marBottom w:val="0"/>
                      <w:divBdr>
                        <w:top w:val="none" w:sz="0" w:space="0" w:color="auto"/>
                        <w:left w:val="none" w:sz="0" w:space="0" w:color="auto"/>
                        <w:bottom w:val="none" w:sz="0" w:space="0" w:color="auto"/>
                        <w:right w:val="none" w:sz="0" w:space="0" w:color="auto"/>
                      </w:divBdr>
                      <w:divsChild>
                        <w:div w:id="189223270">
                          <w:marLeft w:val="0"/>
                          <w:marRight w:val="0"/>
                          <w:marTop w:val="0"/>
                          <w:marBottom w:val="0"/>
                          <w:divBdr>
                            <w:top w:val="none" w:sz="0" w:space="0" w:color="auto"/>
                            <w:left w:val="none" w:sz="0" w:space="0" w:color="auto"/>
                            <w:bottom w:val="none" w:sz="0" w:space="0" w:color="auto"/>
                            <w:right w:val="none" w:sz="0" w:space="0" w:color="auto"/>
                          </w:divBdr>
                          <w:divsChild>
                            <w:div w:id="1515219589">
                              <w:marLeft w:val="0"/>
                              <w:marRight w:val="0"/>
                              <w:marTop w:val="0"/>
                              <w:marBottom w:val="0"/>
                              <w:divBdr>
                                <w:top w:val="none" w:sz="0" w:space="0" w:color="auto"/>
                                <w:left w:val="none" w:sz="0" w:space="0" w:color="auto"/>
                                <w:bottom w:val="none" w:sz="0" w:space="0" w:color="auto"/>
                                <w:right w:val="none" w:sz="0" w:space="0" w:color="auto"/>
                              </w:divBdr>
                              <w:divsChild>
                                <w:div w:id="1266815171">
                                  <w:marLeft w:val="0"/>
                                  <w:marRight w:val="0"/>
                                  <w:marTop w:val="0"/>
                                  <w:marBottom w:val="0"/>
                                  <w:divBdr>
                                    <w:top w:val="none" w:sz="0" w:space="0" w:color="auto"/>
                                    <w:left w:val="none" w:sz="0" w:space="0" w:color="auto"/>
                                    <w:bottom w:val="none" w:sz="0" w:space="0" w:color="auto"/>
                                    <w:right w:val="none" w:sz="0" w:space="0" w:color="auto"/>
                                  </w:divBdr>
                                  <w:divsChild>
                                    <w:div w:id="207839864">
                                      <w:marLeft w:val="0"/>
                                      <w:marRight w:val="0"/>
                                      <w:marTop w:val="0"/>
                                      <w:marBottom w:val="0"/>
                                      <w:divBdr>
                                        <w:top w:val="none" w:sz="0" w:space="0" w:color="auto"/>
                                        <w:left w:val="none" w:sz="0" w:space="0" w:color="auto"/>
                                        <w:bottom w:val="none" w:sz="0" w:space="0" w:color="auto"/>
                                        <w:right w:val="none" w:sz="0" w:space="0" w:color="auto"/>
                                      </w:divBdr>
                                      <w:divsChild>
                                        <w:div w:id="384573222">
                                          <w:marLeft w:val="0"/>
                                          <w:marRight w:val="0"/>
                                          <w:marTop w:val="0"/>
                                          <w:marBottom w:val="0"/>
                                          <w:divBdr>
                                            <w:top w:val="none" w:sz="0" w:space="0" w:color="auto"/>
                                            <w:left w:val="none" w:sz="0" w:space="0" w:color="auto"/>
                                            <w:bottom w:val="none" w:sz="0" w:space="0" w:color="auto"/>
                                            <w:right w:val="none" w:sz="0" w:space="0" w:color="auto"/>
                                          </w:divBdr>
                                          <w:divsChild>
                                            <w:div w:id="1493594494">
                                              <w:marLeft w:val="0"/>
                                              <w:marRight w:val="0"/>
                                              <w:marTop w:val="0"/>
                                              <w:marBottom w:val="0"/>
                                              <w:divBdr>
                                                <w:top w:val="none" w:sz="0" w:space="0" w:color="auto"/>
                                                <w:left w:val="none" w:sz="0" w:space="0" w:color="auto"/>
                                                <w:bottom w:val="none" w:sz="0" w:space="0" w:color="auto"/>
                                                <w:right w:val="none" w:sz="0" w:space="0" w:color="auto"/>
                                              </w:divBdr>
                                              <w:divsChild>
                                                <w:div w:id="542908120">
                                                  <w:marLeft w:val="0"/>
                                                  <w:marRight w:val="0"/>
                                                  <w:marTop w:val="0"/>
                                                  <w:marBottom w:val="0"/>
                                                  <w:divBdr>
                                                    <w:top w:val="none" w:sz="0" w:space="0" w:color="auto"/>
                                                    <w:left w:val="none" w:sz="0" w:space="0" w:color="auto"/>
                                                    <w:bottom w:val="none" w:sz="0" w:space="0" w:color="auto"/>
                                                    <w:right w:val="none" w:sz="0" w:space="0" w:color="auto"/>
                                                  </w:divBdr>
                                                  <w:divsChild>
                                                    <w:div w:id="527723508">
                                                      <w:marLeft w:val="0"/>
                                                      <w:marRight w:val="0"/>
                                                      <w:marTop w:val="0"/>
                                                      <w:marBottom w:val="0"/>
                                                      <w:divBdr>
                                                        <w:top w:val="none" w:sz="0" w:space="0" w:color="auto"/>
                                                        <w:left w:val="none" w:sz="0" w:space="0" w:color="auto"/>
                                                        <w:bottom w:val="none" w:sz="0" w:space="0" w:color="auto"/>
                                                        <w:right w:val="none" w:sz="0" w:space="0" w:color="auto"/>
                                                      </w:divBdr>
                                                      <w:divsChild>
                                                        <w:div w:id="1261331554">
                                                          <w:marLeft w:val="0"/>
                                                          <w:marRight w:val="0"/>
                                                          <w:marTop w:val="0"/>
                                                          <w:marBottom w:val="0"/>
                                                          <w:divBdr>
                                                            <w:top w:val="none" w:sz="0" w:space="0" w:color="auto"/>
                                                            <w:left w:val="none" w:sz="0" w:space="0" w:color="auto"/>
                                                            <w:bottom w:val="none" w:sz="0" w:space="0" w:color="auto"/>
                                                            <w:right w:val="none" w:sz="0" w:space="0" w:color="auto"/>
                                                          </w:divBdr>
                                                          <w:divsChild>
                                                            <w:div w:id="20429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750528">
                                      <w:marLeft w:val="0"/>
                                      <w:marRight w:val="0"/>
                                      <w:marTop w:val="0"/>
                                      <w:marBottom w:val="0"/>
                                      <w:divBdr>
                                        <w:top w:val="none" w:sz="0" w:space="0" w:color="auto"/>
                                        <w:left w:val="none" w:sz="0" w:space="0" w:color="auto"/>
                                        <w:bottom w:val="none" w:sz="0" w:space="0" w:color="auto"/>
                                        <w:right w:val="none" w:sz="0" w:space="0" w:color="auto"/>
                                      </w:divBdr>
                                    </w:div>
                                  </w:divsChild>
                                </w:div>
                                <w:div w:id="606423978">
                                  <w:marLeft w:val="0"/>
                                  <w:marRight w:val="0"/>
                                  <w:marTop w:val="0"/>
                                  <w:marBottom w:val="0"/>
                                  <w:divBdr>
                                    <w:top w:val="none" w:sz="0" w:space="0" w:color="auto"/>
                                    <w:left w:val="none" w:sz="0" w:space="0" w:color="auto"/>
                                    <w:bottom w:val="none" w:sz="0" w:space="0" w:color="auto"/>
                                    <w:right w:val="none" w:sz="0" w:space="0" w:color="auto"/>
                                  </w:divBdr>
                                  <w:divsChild>
                                    <w:div w:id="651329261">
                                      <w:marLeft w:val="0"/>
                                      <w:marRight w:val="0"/>
                                      <w:marTop w:val="0"/>
                                      <w:marBottom w:val="0"/>
                                      <w:divBdr>
                                        <w:top w:val="none" w:sz="0" w:space="0" w:color="auto"/>
                                        <w:left w:val="none" w:sz="0" w:space="0" w:color="auto"/>
                                        <w:bottom w:val="none" w:sz="0" w:space="0" w:color="auto"/>
                                        <w:right w:val="none" w:sz="0" w:space="0" w:color="auto"/>
                                      </w:divBdr>
                                      <w:divsChild>
                                        <w:div w:id="143157463">
                                          <w:marLeft w:val="0"/>
                                          <w:marRight w:val="0"/>
                                          <w:marTop w:val="0"/>
                                          <w:marBottom w:val="0"/>
                                          <w:divBdr>
                                            <w:top w:val="none" w:sz="0" w:space="0" w:color="auto"/>
                                            <w:left w:val="none" w:sz="0" w:space="0" w:color="auto"/>
                                            <w:bottom w:val="none" w:sz="0" w:space="0" w:color="auto"/>
                                            <w:right w:val="none" w:sz="0" w:space="0" w:color="auto"/>
                                          </w:divBdr>
                                        </w:div>
                                      </w:divsChild>
                                    </w:div>
                                    <w:div w:id="1217622402">
                                      <w:marLeft w:val="0"/>
                                      <w:marRight w:val="0"/>
                                      <w:marTop w:val="0"/>
                                      <w:marBottom w:val="0"/>
                                      <w:divBdr>
                                        <w:top w:val="none" w:sz="0" w:space="0" w:color="auto"/>
                                        <w:left w:val="none" w:sz="0" w:space="0" w:color="auto"/>
                                        <w:bottom w:val="none" w:sz="0" w:space="0" w:color="auto"/>
                                        <w:right w:val="none" w:sz="0" w:space="0" w:color="auto"/>
                                      </w:divBdr>
                                      <w:divsChild>
                                        <w:div w:id="12966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199340">
                  <w:marLeft w:val="0"/>
                  <w:marRight w:val="0"/>
                  <w:marTop w:val="0"/>
                  <w:marBottom w:val="0"/>
                  <w:divBdr>
                    <w:top w:val="none" w:sz="0" w:space="0" w:color="auto"/>
                    <w:left w:val="none" w:sz="0" w:space="0" w:color="auto"/>
                    <w:bottom w:val="none" w:sz="0" w:space="0" w:color="auto"/>
                    <w:right w:val="none" w:sz="0" w:space="0" w:color="auto"/>
                  </w:divBdr>
                  <w:divsChild>
                    <w:div w:id="572814887">
                      <w:marLeft w:val="0"/>
                      <w:marRight w:val="0"/>
                      <w:marTop w:val="0"/>
                      <w:marBottom w:val="0"/>
                      <w:divBdr>
                        <w:top w:val="none" w:sz="0" w:space="0" w:color="auto"/>
                        <w:left w:val="none" w:sz="0" w:space="0" w:color="auto"/>
                        <w:bottom w:val="none" w:sz="0" w:space="0" w:color="auto"/>
                        <w:right w:val="none" w:sz="0" w:space="0" w:color="auto"/>
                      </w:divBdr>
                      <w:divsChild>
                        <w:div w:id="437600698">
                          <w:marLeft w:val="0"/>
                          <w:marRight w:val="0"/>
                          <w:marTop w:val="0"/>
                          <w:marBottom w:val="0"/>
                          <w:divBdr>
                            <w:top w:val="none" w:sz="0" w:space="0" w:color="auto"/>
                            <w:left w:val="none" w:sz="0" w:space="0" w:color="auto"/>
                            <w:bottom w:val="none" w:sz="0" w:space="0" w:color="auto"/>
                            <w:right w:val="none" w:sz="0" w:space="0" w:color="auto"/>
                          </w:divBdr>
                          <w:divsChild>
                            <w:div w:id="2000495272">
                              <w:marLeft w:val="0"/>
                              <w:marRight w:val="0"/>
                              <w:marTop w:val="0"/>
                              <w:marBottom w:val="0"/>
                              <w:divBdr>
                                <w:top w:val="none" w:sz="0" w:space="0" w:color="auto"/>
                                <w:left w:val="none" w:sz="0" w:space="0" w:color="auto"/>
                                <w:bottom w:val="none" w:sz="0" w:space="0" w:color="auto"/>
                                <w:right w:val="none" w:sz="0" w:space="0" w:color="auto"/>
                              </w:divBdr>
                              <w:divsChild>
                                <w:div w:id="1204367343">
                                  <w:marLeft w:val="0"/>
                                  <w:marRight w:val="0"/>
                                  <w:marTop w:val="0"/>
                                  <w:marBottom w:val="0"/>
                                  <w:divBdr>
                                    <w:top w:val="none" w:sz="0" w:space="0" w:color="auto"/>
                                    <w:left w:val="none" w:sz="0" w:space="0" w:color="auto"/>
                                    <w:bottom w:val="none" w:sz="0" w:space="0" w:color="auto"/>
                                    <w:right w:val="none" w:sz="0" w:space="0" w:color="auto"/>
                                  </w:divBdr>
                                  <w:divsChild>
                                    <w:div w:id="1663310226">
                                      <w:marLeft w:val="0"/>
                                      <w:marRight w:val="0"/>
                                      <w:marTop w:val="0"/>
                                      <w:marBottom w:val="0"/>
                                      <w:divBdr>
                                        <w:top w:val="none" w:sz="0" w:space="0" w:color="auto"/>
                                        <w:left w:val="none" w:sz="0" w:space="0" w:color="auto"/>
                                        <w:bottom w:val="none" w:sz="0" w:space="0" w:color="auto"/>
                                        <w:right w:val="none" w:sz="0" w:space="0" w:color="auto"/>
                                      </w:divBdr>
                                      <w:divsChild>
                                        <w:div w:id="2141652985">
                                          <w:marLeft w:val="0"/>
                                          <w:marRight w:val="0"/>
                                          <w:marTop w:val="0"/>
                                          <w:marBottom w:val="0"/>
                                          <w:divBdr>
                                            <w:top w:val="none" w:sz="0" w:space="0" w:color="auto"/>
                                            <w:left w:val="none" w:sz="0" w:space="0" w:color="auto"/>
                                            <w:bottom w:val="none" w:sz="0" w:space="0" w:color="auto"/>
                                            <w:right w:val="none" w:sz="0" w:space="0" w:color="auto"/>
                                          </w:divBdr>
                                          <w:divsChild>
                                            <w:div w:id="951473448">
                                              <w:marLeft w:val="0"/>
                                              <w:marRight w:val="0"/>
                                              <w:marTop w:val="0"/>
                                              <w:marBottom w:val="0"/>
                                              <w:divBdr>
                                                <w:top w:val="none" w:sz="0" w:space="0" w:color="auto"/>
                                                <w:left w:val="none" w:sz="0" w:space="0" w:color="auto"/>
                                                <w:bottom w:val="none" w:sz="0" w:space="0" w:color="auto"/>
                                                <w:right w:val="none" w:sz="0" w:space="0" w:color="auto"/>
                                              </w:divBdr>
                                              <w:divsChild>
                                                <w:div w:id="1398357451">
                                                  <w:marLeft w:val="0"/>
                                                  <w:marRight w:val="0"/>
                                                  <w:marTop w:val="0"/>
                                                  <w:marBottom w:val="0"/>
                                                  <w:divBdr>
                                                    <w:top w:val="none" w:sz="0" w:space="0" w:color="auto"/>
                                                    <w:left w:val="none" w:sz="0" w:space="0" w:color="auto"/>
                                                    <w:bottom w:val="none" w:sz="0" w:space="0" w:color="auto"/>
                                                    <w:right w:val="none" w:sz="0" w:space="0" w:color="auto"/>
                                                  </w:divBdr>
                                                  <w:divsChild>
                                                    <w:div w:id="1189292824">
                                                      <w:marLeft w:val="0"/>
                                                      <w:marRight w:val="0"/>
                                                      <w:marTop w:val="0"/>
                                                      <w:marBottom w:val="0"/>
                                                      <w:divBdr>
                                                        <w:top w:val="none" w:sz="0" w:space="0" w:color="auto"/>
                                                        <w:left w:val="none" w:sz="0" w:space="0" w:color="auto"/>
                                                        <w:bottom w:val="none" w:sz="0" w:space="0" w:color="auto"/>
                                                        <w:right w:val="none" w:sz="0" w:space="0" w:color="auto"/>
                                                      </w:divBdr>
                                                      <w:divsChild>
                                                        <w:div w:id="1521890493">
                                                          <w:marLeft w:val="0"/>
                                                          <w:marRight w:val="0"/>
                                                          <w:marTop w:val="0"/>
                                                          <w:marBottom w:val="0"/>
                                                          <w:divBdr>
                                                            <w:top w:val="none" w:sz="0" w:space="0" w:color="auto"/>
                                                            <w:left w:val="none" w:sz="0" w:space="0" w:color="auto"/>
                                                            <w:bottom w:val="none" w:sz="0" w:space="0" w:color="auto"/>
                                                            <w:right w:val="none" w:sz="0" w:space="0" w:color="auto"/>
                                                          </w:divBdr>
                                                          <w:divsChild>
                                                            <w:div w:id="7856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562196">
                                      <w:marLeft w:val="0"/>
                                      <w:marRight w:val="0"/>
                                      <w:marTop w:val="0"/>
                                      <w:marBottom w:val="0"/>
                                      <w:divBdr>
                                        <w:top w:val="none" w:sz="0" w:space="0" w:color="auto"/>
                                        <w:left w:val="none" w:sz="0" w:space="0" w:color="auto"/>
                                        <w:bottom w:val="none" w:sz="0" w:space="0" w:color="auto"/>
                                        <w:right w:val="none" w:sz="0" w:space="0" w:color="auto"/>
                                      </w:divBdr>
                                    </w:div>
                                  </w:divsChild>
                                </w:div>
                                <w:div w:id="63072166">
                                  <w:marLeft w:val="0"/>
                                  <w:marRight w:val="0"/>
                                  <w:marTop w:val="0"/>
                                  <w:marBottom w:val="0"/>
                                  <w:divBdr>
                                    <w:top w:val="none" w:sz="0" w:space="0" w:color="auto"/>
                                    <w:left w:val="none" w:sz="0" w:space="0" w:color="auto"/>
                                    <w:bottom w:val="none" w:sz="0" w:space="0" w:color="auto"/>
                                    <w:right w:val="none" w:sz="0" w:space="0" w:color="auto"/>
                                  </w:divBdr>
                                  <w:divsChild>
                                    <w:div w:id="516894549">
                                      <w:marLeft w:val="0"/>
                                      <w:marRight w:val="0"/>
                                      <w:marTop w:val="0"/>
                                      <w:marBottom w:val="0"/>
                                      <w:divBdr>
                                        <w:top w:val="none" w:sz="0" w:space="0" w:color="auto"/>
                                        <w:left w:val="none" w:sz="0" w:space="0" w:color="auto"/>
                                        <w:bottom w:val="none" w:sz="0" w:space="0" w:color="auto"/>
                                        <w:right w:val="none" w:sz="0" w:space="0" w:color="auto"/>
                                      </w:divBdr>
                                      <w:divsChild>
                                        <w:div w:id="1147016014">
                                          <w:marLeft w:val="0"/>
                                          <w:marRight w:val="0"/>
                                          <w:marTop w:val="0"/>
                                          <w:marBottom w:val="0"/>
                                          <w:divBdr>
                                            <w:top w:val="none" w:sz="0" w:space="0" w:color="auto"/>
                                            <w:left w:val="none" w:sz="0" w:space="0" w:color="auto"/>
                                            <w:bottom w:val="none" w:sz="0" w:space="0" w:color="auto"/>
                                            <w:right w:val="none" w:sz="0" w:space="0" w:color="auto"/>
                                          </w:divBdr>
                                        </w:div>
                                      </w:divsChild>
                                    </w:div>
                                    <w:div w:id="52511171">
                                      <w:marLeft w:val="0"/>
                                      <w:marRight w:val="0"/>
                                      <w:marTop w:val="0"/>
                                      <w:marBottom w:val="0"/>
                                      <w:divBdr>
                                        <w:top w:val="none" w:sz="0" w:space="0" w:color="auto"/>
                                        <w:left w:val="none" w:sz="0" w:space="0" w:color="auto"/>
                                        <w:bottom w:val="none" w:sz="0" w:space="0" w:color="auto"/>
                                        <w:right w:val="none" w:sz="0" w:space="0" w:color="auto"/>
                                      </w:divBdr>
                                      <w:divsChild>
                                        <w:div w:id="84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792976">
                  <w:marLeft w:val="0"/>
                  <w:marRight w:val="0"/>
                  <w:marTop w:val="0"/>
                  <w:marBottom w:val="0"/>
                  <w:divBdr>
                    <w:top w:val="none" w:sz="0" w:space="0" w:color="auto"/>
                    <w:left w:val="none" w:sz="0" w:space="0" w:color="auto"/>
                    <w:bottom w:val="none" w:sz="0" w:space="0" w:color="auto"/>
                    <w:right w:val="none" w:sz="0" w:space="0" w:color="auto"/>
                  </w:divBdr>
                  <w:divsChild>
                    <w:div w:id="1272476518">
                      <w:marLeft w:val="0"/>
                      <w:marRight w:val="0"/>
                      <w:marTop w:val="0"/>
                      <w:marBottom w:val="0"/>
                      <w:divBdr>
                        <w:top w:val="none" w:sz="0" w:space="0" w:color="auto"/>
                        <w:left w:val="none" w:sz="0" w:space="0" w:color="auto"/>
                        <w:bottom w:val="none" w:sz="0" w:space="0" w:color="auto"/>
                        <w:right w:val="none" w:sz="0" w:space="0" w:color="auto"/>
                      </w:divBdr>
                      <w:divsChild>
                        <w:div w:id="647592176">
                          <w:marLeft w:val="0"/>
                          <w:marRight w:val="0"/>
                          <w:marTop w:val="0"/>
                          <w:marBottom w:val="0"/>
                          <w:divBdr>
                            <w:top w:val="none" w:sz="0" w:space="0" w:color="auto"/>
                            <w:left w:val="none" w:sz="0" w:space="0" w:color="auto"/>
                            <w:bottom w:val="none" w:sz="0" w:space="0" w:color="auto"/>
                            <w:right w:val="none" w:sz="0" w:space="0" w:color="auto"/>
                          </w:divBdr>
                          <w:divsChild>
                            <w:div w:id="2026589180">
                              <w:marLeft w:val="0"/>
                              <w:marRight w:val="0"/>
                              <w:marTop w:val="0"/>
                              <w:marBottom w:val="0"/>
                              <w:divBdr>
                                <w:top w:val="none" w:sz="0" w:space="0" w:color="auto"/>
                                <w:left w:val="none" w:sz="0" w:space="0" w:color="auto"/>
                                <w:bottom w:val="none" w:sz="0" w:space="0" w:color="auto"/>
                                <w:right w:val="none" w:sz="0" w:space="0" w:color="auto"/>
                              </w:divBdr>
                              <w:divsChild>
                                <w:div w:id="1048647469">
                                  <w:marLeft w:val="0"/>
                                  <w:marRight w:val="0"/>
                                  <w:marTop w:val="0"/>
                                  <w:marBottom w:val="0"/>
                                  <w:divBdr>
                                    <w:top w:val="none" w:sz="0" w:space="0" w:color="auto"/>
                                    <w:left w:val="none" w:sz="0" w:space="0" w:color="auto"/>
                                    <w:bottom w:val="none" w:sz="0" w:space="0" w:color="auto"/>
                                    <w:right w:val="none" w:sz="0" w:space="0" w:color="auto"/>
                                  </w:divBdr>
                                  <w:divsChild>
                                    <w:div w:id="1796287318">
                                      <w:marLeft w:val="0"/>
                                      <w:marRight w:val="0"/>
                                      <w:marTop w:val="0"/>
                                      <w:marBottom w:val="0"/>
                                      <w:divBdr>
                                        <w:top w:val="none" w:sz="0" w:space="0" w:color="auto"/>
                                        <w:left w:val="none" w:sz="0" w:space="0" w:color="auto"/>
                                        <w:bottom w:val="none" w:sz="0" w:space="0" w:color="auto"/>
                                        <w:right w:val="none" w:sz="0" w:space="0" w:color="auto"/>
                                      </w:divBdr>
                                    </w:div>
                                    <w:div w:id="1469975828">
                                      <w:marLeft w:val="0"/>
                                      <w:marRight w:val="0"/>
                                      <w:marTop w:val="0"/>
                                      <w:marBottom w:val="0"/>
                                      <w:divBdr>
                                        <w:top w:val="none" w:sz="0" w:space="0" w:color="auto"/>
                                        <w:left w:val="none" w:sz="0" w:space="0" w:color="auto"/>
                                        <w:bottom w:val="none" w:sz="0" w:space="0" w:color="auto"/>
                                        <w:right w:val="none" w:sz="0" w:space="0" w:color="auto"/>
                                      </w:divBdr>
                                    </w:div>
                                  </w:divsChild>
                                </w:div>
                                <w:div w:id="1670479043">
                                  <w:marLeft w:val="0"/>
                                  <w:marRight w:val="0"/>
                                  <w:marTop w:val="0"/>
                                  <w:marBottom w:val="0"/>
                                  <w:divBdr>
                                    <w:top w:val="none" w:sz="0" w:space="0" w:color="auto"/>
                                    <w:left w:val="none" w:sz="0" w:space="0" w:color="auto"/>
                                    <w:bottom w:val="none" w:sz="0" w:space="0" w:color="auto"/>
                                    <w:right w:val="none" w:sz="0" w:space="0" w:color="auto"/>
                                  </w:divBdr>
                                  <w:divsChild>
                                    <w:div w:id="156464901">
                                      <w:marLeft w:val="0"/>
                                      <w:marRight w:val="0"/>
                                      <w:marTop w:val="0"/>
                                      <w:marBottom w:val="0"/>
                                      <w:divBdr>
                                        <w:top w:val="none" w:sz="0" w:space="0" w:color="auto"/>
                                        <w:left w:val="none" w:sz="0" w:space="0" w:color="auto"/>
                                        <w:bottom w:val="none" w:sz="0" w:space="0" w:color="auto"/>
                                        <w:right w:val="none" w:sz="0" w:space="0" w:color="auto"/>
                                      </w:divBdr>
                                      <w:divsChild>
                                        <w:div w:id="1239365963">
                                          <w:marLeft w:val="0"/>
                                          <w:marRight w:val="0"/>
                                          <w:marTop w:val="0"/>
                                          <w:marBottom w:val="0"/>
                                          <w:divBdr>
                                            <w:top w:val="none" w:sz="0" w:space="0" w:color="auto"/>
                                            <w:left w:val="none" w:sz="0" w:space="0" w:color="auto"/>
                                            <w:bottom w:val="none" w:sz="0" w:space="0" w:color="auto"/>
                                            <w:right w:val="none" w:sz="0" w:space="0" w:color="auto"/>
                                          </w:divBdr>
                                        </w:div>
                                      </w:divsChild>
                                    </w:div>
                                    <w:div w:id="457064048">
                                      <w:marLeft w:val="0"/>
                                      <w:marRight w:val="0"/>
                                      <w:marTop w:val="0"/>
                                      <w:marBottom w:val="0"/>
                                      <w:divBdr>
                                        <w:top w:val="none" w:sz="0" w:space="0" w:color="auto"/>
                                        <w:left w:val="none" w:sz="0" w:space="0" w:color="auto"/>
                                        <w:bottom w:val="none" w:sz="0" w:space="0" w:color="auto"/>
                                        <w:right w:val="none" w:sz="0" w:space="0" w:color="auto"/>
                                      </w:divBdr>
                                      <w:divsChild>
                                        <w:div w:id="17963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394686">
          <w:marLeft w:val="0"/>
          <w:marRight w:val="0"/>
          <w:marTop w:val="0"/>
          <w:marBottom w:val="0"/>
          <w:divBdr>
            <w:top w:val="none" w:sz="0" w:space="0" w:color="auto"/>
            <w:left w:val="none" w:sz="0" w:space="0" w:color="auto"/>
            <w:bottom w:val="none" w:sz="0" w:space="0" w:color="auto"/>
            <w:right w:val="none" w:sz="0" w:space="0" w:color="auto"/>
          </w:divBdr>
        </w:div>
        <w:div w:id="1261186683">
          <w:marLeft w:val="0"/>
          <w:marRight w:val="0"/>
          <w:marTop w:val="0"/>
          <w:marBottom w:val="0"/>
          <w:divBdr>
            <w:top w:val="none" w:sz="0" w:space="0" w:color="auto"/>
            <w:left w:val="none" w:sz="0" w:space="0" w:color="auto"/>
            <w:bottom w:val="none" w:sz="0" w:space="0" w:color="auto"/>
            <w:right w:val="none" w:sz="0" w:space="0" w:color="auto"/>
          </w:divBdr>
          <w:divsChild>
            <w:div w:id="1169321747">
              <w:marLeft w:val="0"/>
              <w:marRight w:val="0"/>
              <w:marTop w:val="0"/>
              <w:marBottom w:val="0"/>
              <w:divBdr>
                <w:top w:val="none" w:sz="0" w:space="0" w:color="auto"/>
                <w:left w:val="none" w:sz="0" w:space="0" w:color="auto"/>
                <w:bottom w:val="none" w:sz="0" w:space="0" w:color="auto"/>
                <w:right w:val="none" w:sz="0" w:space="0" w:color="auto"/>
              </w:divBdr>
              <w:divsChild>
                <w:div w:id="1764766468">
                  <w:marLeft w:val="0"/>
                  <w:marRight w:val="0"/>
                  <w:marTop w:val="0"/>
                  <w:marBottom w:val="0"/>
                  <w:divBdr>
                    <w:top w:val="none" w:sz="0" w:space="0" w:color="auto"/>
                    <w:left w:val="none" w:sz="0" w:space="0" w:color="auto"/>
                    <w:bottom w:val="none" w:sz="0" w:space="0" w:color="auto"/>
                    <w:right w:val="none" w:sz="0" w:space="0" w:color="auto"/>
                  </w:divBdr>
                  <w:divsChild>
                    <w:div w:id="1409426637">
                      <w:marLeft w:val="0"/>
                      <w:marRight w:val="0"/>
                      <w:marTop w:val="0"/>
                      <w:marBottom w:val="0"/>
                      <w:divBdr>
                        <w:top w:val="none" w:sz="0" w:space="0" w:color="auto"/>
                        <w:left w:val="none" w:sz="0" w:space="0" w:color="auto"/>
                        <w:bottom w:val="none" w:sz="0" w:space="0" w:color="auto"/>
                        <w:right w:val="none" w:sz="0" w:space="0" w:color="auto"/>
                      </w:divBdr>
                      <w:divsChild>
                        <w:div w:id="472873818">
                          <w:marLeft w:val="0"/>
                          <w:marRight w:val="0"/>
                          <w:marTop w:val="0"/>
                          <w:marBottom w:val="0"/>
                          <w:divBdr>
                            <w:top w:val="none" w:sz="0" w:space="0" w:color="auto"/>
                            <w:left w:val="none" w:sz="0" w:space="0" w:color="auto"/>
                            <w:bottom w:val="none" w:sz="0" w:space="0" w:color="auto"/>
                            <w:right w:val="none" w:sz="0" w:space="0" w:color="auto"/>
                          </w:divBdr>
                          <w:divsChild>
                            <w:div w:id="1112361893">
                              <w:marLeft w:val="0"/>
                              <w:marRight w:val="0"/>
                              <w:marTop w:val="0"/>
                              <w:marBottom w:val="0"/>
                              <w:divBdr>
                                <w:top w:val="none" w:sz="0" w:space="0" w:color="auto"/>
                                <w:left w:val="none" w:sz="0" w:space="0" w:color="auto"/>
                                <w:bottom w:val="none" w:sz="0" w:space="0" w:color="auto"/>
                                <w:right w:val="none" w:sz="0" w:space="0" w:color="auto"/>
                              </w:divBdr>
                              <w:divsChild>
                                <w:div w:id="6960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739977">
          <w:marLeft w:val="0"/>
          <w:marRight w:val="0"/>
          <w:marTop w:val="0"/>
          <w:marBottom w:val="0"/>
          <w:divBdr>
            <w:top w:val="none" w:sz="0" w:space="0" w:color="auto"/>
            <w:left w:val="none" w:sz="0" w:space="0" w:color="auto"/>
            <w:bottom w:val="none" w:sz="0" w:space="0" w:color="auto"/>
            <w:right w:val="none" w:sz="0" w:space="0" w:color="auto"/>
          </w:divBdr>
          <w:divsChild>
            <w:div w:id="1459646120">
              <w:marLeft w:val="0"/>
              <w:marRight w:val="0"/>
              <w:marTop w:val="0"/>
              <w:marBottom w:val="0"/>
              <w:divBdr>
                <w:top w:val="none" w:sz="0" w:space="0" w:color="auto"/>
                <w:left w:val="none" w:sz="0" w:space="0" w:color="auto"/>
                <w:bottom w:val="none" w:sz="0" w:space="0" w:color="auto"/>
                <w:right w:val="none" w:sz="0" w:space="0" w:color="auto"/>
              </w:divBdr>
            </w:div>
          </w:divsChild>
        </w:div>
        <w:div w:id="1488663552">
          <w:marLeft w:val="0"/>
          <w:marRight w:val="0"/>
          <w:marTop w:val="0"/>
          <w:marBottom w:val="0"/>
          <w:divBdr>
            <w:top w:val="none" w:sz="0" w:space="0" w:color="auto"/>
            <w:left w:val="none" w:sz="0" w:space="0" w:color="auto"/>
            <w:bottom w:val="none" w:sz="0" w:space="0" w:color="auto"/>
            <w:right w:val="none" w:sz="0" w:space="0" w:color="auto"/>
          </w:divBdr>
          <w:divsChild>
            <w:div w:id="1033116659">
              <w:marLeft w:val="0"/>
              <w:marRight w:val="0"/>
              <w:marTop w:val="0"/>
              <w:marBottom w:val="0"/>
              <w:divBdr>
                <w:top w:val="none" w:sz="0" w:space="0" w:color="auto"/>
                <w:left w:val="none" w:sz="0" w:space="0" w:color="auto"/>
                <w:bottom w:val="none" w:sz="0" w:space="0" w:color="auto"/>
                <w:right w:val="none" w:sz="0" w:space="0" w:color="auto"/>
              </w:divBdr>
              <w:divsChild>
                <w:div w:id="1963268383">
                  <w:marLeft w:val="0"/>
                  <w:marRight w:val="0"/>
                  <w:marTop w:val="0"/>
                  <w:marBottom w:val="0"/>
                  <w:divBdr>
                    <w:top w:val="none" w:sz="0" w:space="0" w:color="auto"/>
                    <w:left w:val="none" w:sz="0" w:space="0" w:color="auto"/>
                    <w:bottom w:val="none" w:sz="0" w:space="0" w:color="auto"/>
                    <w:right w:val="none" w:sz="0" w:space="0" w:color="auto"/>
                  </w:divBdr>
                  <w:divsChild>
                    <w:div w:id="1095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6346">
          <w:marLeft w:val="0"/>
          <w:marRight w:val="0"/>
          <w:marTop w:val="0"/>
          <w:marBottom w:val="0"/>
          <w:divBdr>
            <w:top w:val="none" w:sz="0" w:space="0" w:color="auto"/>
            <w:left w:val="none" w:sz="0" w:space="0" w:color="auto"/>
            <w:bottom w:val="none" w:sz="0" w:space="0" w:color="auto"/>
            <w:right w:val="none" w:sz="0" w:space="0" w:color="auto"/>
          </w:divBdr>
          <w:divsChild>
            <w:div w:id="1507475657">
              <w:marLeft w:val="0"/>
              <w:marRight w:val="0"/>
              <w:marTop w:val="0"/>
              <w:marBottom w:val="0"/>
              <w:divBdr>
                <w:top w:val="none" w:sz="0" w:space="0" w:color="auto"/>
                <w:left w:val="none" w:sz="0" w:space="0" w:color="auto"/>
                <w:bottom w:val="none" w:sz="0" w:space="0" w:color="auto"/>
                <w:right w:val="none" w:sz="0" w:space="0" w:color="auto"/>
              </w:divBdr>
              <w:divsChild>
                <w:div w:id="29113184">
                  <w:marLeft w:val="0"/>
                  <w:marRight w:val="0"/>
                  <w:marTop w:val="0"/>
                  <w:marBottom w:val="0"/>
                  <w:divBdr>
                    <w:top w:val="none" w:sz="0" w:space="0" w:color="auto"/>
                    <w:left w:val="none" w:sz="0" w:space="0" w:color="auto"/>
                    <w:bottom w:val="none" w:sz="0" w:space="0" w:color="auto"/>
                    <w:right w:val="none" w:sz="0" w:space="0" w:color="auto"/>
                  </w:divBdr>
                  <w:divsChild>
                    <w:div w:id="20924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7411">
          <w:marLeft w:val="0"/>
          <w:marRight w:val="0"/>
          <w:marTop w:val="0"/>
          <w:marBottom w:val="0"/>
          <w:divBdr>
            <w:top w:val="none" w:sz="0" w:space="0" w:color="auto"/>
            <w:left w:val="none" w:sz="0" w:space="0" w:color="auto"/>
            <w:bottom w:val="none" w:sz="0" w:space="0" w:color="auto"/>
            <w:right w:val="none" w:sz="0" w:space="0" w:color="auto"/>
          </w:divBdr>
          <w:divsChild>
            <w:div w:id="249120956">
              <w:marLeft w:val="0"/>
              <w:marRight w:val="0"/>
              <w:marTop w:val="0"/>
              <w:marBottom w:val="0"/>
              <w:divBdr>
                <w:top w:val="none" w:sz="0" w:space="0" w:color="auto"/>
                <w:left w:val="none" w:sz="0" w:space="0" w:color="auto"/>
                <w:bottom w:val="none" w:sz="0" w:space="0" w:color="auto"/>
                <w:right w:val="none" w:sz="0" w:space="0" w:color="auto"/>
              </w:divBdr>
              <w:divsChild>
                <w:div w:id="8023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7885">
          <w:marLeft w:val="0"/>
          <w:marRight w:val="0"/>
          <w:marTop w:val="0"/>
          <w:marBottom w:val="0"/>
          <w:divBdr>
            <w:top w:val="none" w:sz="0" w:space="0" w:color="auto"/>
            <w:left w:val="none" w:sz="0" w:space="0" w:color="auto"/>
            <w:bottom w:val="none" w:sz="0" w:space="0" w:color="auto"/>
            <w:right w:val="none" w:sz="0" w:space="0" w:color="auto"/>
          </w:divBdr>
          <w:divsChild>
            <w:div w:id="1618174725">
              <w:marLeft w:val="0"/>
              <w:marRight w:val="0"/>
              <w:marTop w:val="0"/>
              <w:marBottom w:val="0"/>
              <w:divBdr>
                <w:top w:val="none" w:sz="0" w:space="0" w:color="auto"/>
                <w:left w:val="none" w:sz="0" w:space="0" w:color="auto"/>
                <w:bottom w:val="none" w:sz="0" w:space="0" w:color="auto"/>
                <w:right w:val="none" w:sz="0" w:space="0" w:color="auto"/>
              </w:divBdr>
              <w:divsChild>
                <w:div w:id="1580555139">
                  <w:marLeft w:val="0"/>
                  <w:marRight w:val="0"/>
                  <w:marTop w:val="0"/>
                  <w:marBottom w:val="0"/>
                  <w:divBdr>
                    <w:top w:val="none" w:sz="0" w:space="0" w:color="auto"/>
                    <w:left w:val="none" w:sz="0" w:space="0" w:color="auto"/>
                    <w:bottom w:val="none" w:sz="0" w:space="0" w:color="auto"/>
                    <w:right w:val="none" w:sz="0" w:space="0" w:color="auto"/>
                  </w:divBdr>
                  <w:divsChild>
                    <w:div w:id="1556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337">
          <w:marLeft w:val="0"/>
          <w:marRight w:val="0"/>
          <w:marTop w:val="0"/>
          <w:marBottom w:val="0"/>
          <w:divBdr>
            <w:top w:val="none" w:sz="0" w:space="0" w:color="auto"/>
            <w:left w:val="none" w:sz="0" w:space="0" w:color="auto"/>
            <w:bottom w:val="none" w:sz="0" w:space="0" w:color="auto"/>
            <w:right w:val="none" w:sz="0" w:space="0" w:color="auto"/>
          </w:divBdr>
          <w:divsChild>
            <w:div w:id="1118450965">
              <w:marLeft w:val="0"/>
              <w:marRight w:val="0"/>
              <w:marTop w:val="0"/>
              <w:marBottom w:val="0"/>
              <w:divBdr>
                <w:top w:val="none" w:sz="0" w:space="0" w:color="auto"/>
                <w:left w:val="none" w:sz="0" w:space="0" w:color="auto"/>
                <w:bottom w:val="none" w:sz="0" w:space="0" w:color="auto"/>
                <w:right w:val="none" w:sz="0" w:space="0" w:color="auto"/>
              </w:divBdr>
              <w:divsChild>
                <w:div w:id="16352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294">
          <w:marLeft w:val="0"/>
          <w:marRight w:val="0"/>
          <w:marTop w:val="0"/>
          <w:marBottom w:val="0"/>
          <w:divBdr>
            <w:top w:val="none" w:sz="0" w:space="0" w:color="auto"/>
            <w:left w:val="none" w:sz="0" w:space="0" w:color="auto"/>
            <w:bottom w:val="none" w:sz="0" w:space="0" w:color="auto"/>
            <w:right w:val="none" w:sz="0" w:space="0" w:color="auto"/>
          </w:divBdr>
          <w:divsChild>
            <w:div w:id="1420832904">
              <w:marLeft w:val="0"/>
              <w:marRight w:val="0"/>
              <w:marTop w:val="0"/>
              <w:marBottom w:val="0"/>
              <w:divBdr>
                <w:top w:val="none" w:sz="0" w:space="0" w:color="auto"/>
                <w:left w:val="none" w:sz="0" w:space="0" w:color="auto"/>
                <w:bottom w:val="none" w:sz="0" w:space="0" w:color="auto"/>
                <w:right w:val="none" w:sz="0" w:space="0" w:color="auto"/>
              </w:divBdr>
              <w:divsChild>
                <w:div w:id="1880243170">
                  <w:marLeft w:val="0"/>
                  <w:marRight w:val="0"/>
                  <w:marTop w:val="0"/>
                  <w:marBottom w:val="0"/>
                  <w:divBdr>
                    <w:top w:val="none" w:sz="0" w:space="0" w:color="auto"/>
                    <w:left w:val="none" w:sz="0" w:space="0" w:color="auto"/>
                    <w:bottom w:val="none" w:sz="0" w:space="0" w:color="auto"/>
                    <w:right w:val="none" w:sz="0" w:space="0" w:color="auto"/>
                  </w:divBdr>
                  <w:divsChild>
                    <w:div w:id="17674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6183">
          <w:marLeft w:val="0"/>
          <w:marRight w:val="0"/>
          <w:marTop w:val="0"/>
          <w:marBottom w:val="0"/>
          <w:divBdr>
            <w:top w:val="none" w:sz="0" w:space="0" w:color="auto"/>
            <w:left w:val="none" w:sz="0" w:space="0" w:color="auto"/>
            <w:bottom w:val="none" w:sz="0" w:space="0" w:color="auto"/>
            <w:right w:val="none" w:sz="0" w:space="0" w:color="auto"/>
          </w:divBdr>
          <w:divsChild>
            <w:div w:id="520823899">
              <w:marLeft w:val="0"/>
              <w:marRight w:val="0"/>
              <w:marTop w:val="0"/>
              <w:marBottom w:val="0"/>
              <w:divBdr>
                <w:top w:val="none" w:sz="0" w:space="0" w:color="auto"/>
                <w:left w:val="none" w:sz="0" w:space="0" w:color="auto"/>
                <w:bottom w:val="none" w:sz="0" w:space="0" w:color="auto"/>
                <w:right w:val="none" w:sz="0" w:space="0" w:color="auto"/>
              </w:divBdr>
              <w:divsChild>
                <w:div w:id="668026172">
                  <w:marLeft w:val="0"/>
                  <w:marRight w:val="0"/>
                  <w:marTop w:val="0"/>
                  <w:marBottom w:val="0"/>
                  <w:divBdr>
                    <w:top w:val="none" w:sz="0" w:space="0" w:color="auto"/>
                    <w:left w:val="none" w:sz="0" w:space="0" w:color="auto"/>
                    <w:bottom w:val="none" w:sz="0" w:space="0" w:color="auto"/>
                    <w:right w:val="none" w:sz="0" w:space="0" w:color="auto"/>
                  </w:divBdr>
                  <w:divsChild>
                    <w:div w:id="184371980">
                      <w:marLeft w:val="0"/>
                      <w:marRight w:val="0"/>
                      <w:marTop w:val="0"/>
                      <w:marBottom w:val="0"/>
                      <w:divBdr>
                        <w:top w:val="none" w:sz="0" w:space="0" w:color="auto"/>
                        <w:left w:val="none" w:sz="0" w:space="0" w:color="auto"/>
                        <w:bottom w:val="none" w:sz="0" w:space="0" w:color="auto"/>
                        <w:right w:val="none" w:sz="0" w:space="0" w:color="auto"/>
                      </w:divBdr>
                      <w:divsChild>
                        <w:div w:id="1460799002">
                          <w:marLeft w:val="0"/>
                          <w:marRight w:val="0"/>
                          <w:marTop w:val="0"/>
                          <w:marBottom w:val="0"/>
                          <w:divBdr>
                            <w:top w:val="none" w:sz="0" w:space="0" w:color="auto"/>
                            <w:left w:val="none" w:sz="0" w:space="0" w:color="auto"/>
                            <w:bottom w:val="none" w:sz="0" w:space="0" w:color="auto"/>
                            <w:right w:val="none" w:sz="0" w:space="0" w:color="auto"/>
                          </w:divBdr>
                          <w:divsChild>
                            <w:div w:id="949236844">
                              <w:marLeft w:val="0"/>
                              <w:marRight w:val="0"/>
                              <w:marTop w:val="0"/>
                              <w:marBottom w:val="0"/>
                              <w:divBdr>
                                <w:top w:val="none" w:sz="0" w:space="0" w:color="auto"/>
                                <w:left w:val="none" w:sz="0" w:space="0" w:color="auto"/>
                                <w:bottom w:val="none" w:sz="0" w:space="0" w:color="auto"/>
                                <w:right w:val="none" w:sz="0" w:space="0" w:color="auto"/>
                              </w:divBdr>
                              <w:divsChild>
                                <w:div w:id="755059475">
                                  <w:marLeft w:val="0"/>
                                  <w:marRight w:val="0"/>
                                  <w:marTop w:val="0"/>
                                  <w:marBottom w:val="0"/>
                                  <w:divBdr>
                                    <w:top w:val="none" w:sz="0" w:space="0" w:color="auto"/>
                                    <w:left w:val="none" w:sz="0" w:space="0" w:color="auto"/>
                                    <w:bottom w:val="none" w:sz="0" w:space="0" w:color="auto"/>
                                    <w:right w:val="none" w:sz="0" w:space="0" w:color="auto"/>
                                  </w:divBdr>
                                </w:div>
                              </w:divsChild>
                            </w:div>
                            <w:div w:id="1912158831">
                              <w:marLeft w:val="0"/>
                              <w:marRight w:val="0"/>
                              <w:marTop w:val="0"/>
                              <w:marBottom w:val="0"/>
                              <w:divBdr>
                                <w:top w:val="none" w:sz="0" w:space="0" w:color="auto"/>
                                <w:left w:val="none" w:sz="0" w:space="0" w:color="auto"/>
                                <w:bottom w:val="none" w:sz="0" w:space="0" w:color="auto"/>
                                <w:right w:val="none" w:sz="0" w:space="0" w:color="auto"/>
                              </w:divBdr>
                              <w:divsChild>
                                <w:div w:id="9679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280891">
          <w:marLeft w:val="0"/>
          <w:marRight w:val="0"/>
          <w:marTop w:val="0"/>
          <w:marBottom w:val="0"/>
          <w:divBdr>
            <w:top w:val="none" w:sz="0" w:space="0" w:color="auto"/>
            <w:left w:val="none" w:sz="0" w:space="0" w:color="auto"/>
            <w:bottom w:val="none" w:sz="0" w:space="0" w:color="auto"/>
            <w:right w:val="none" w:sz="0" w:space="0" w:color="auto"/>
          </w:divBdr>
          <w:divsChild>
            <w:div w:id="252131408">
              <w:marLeft w:val="0"/>
              <w:marRight w:val="0"/>
              <w:marTop w:val="0"/>
              <w:marBottom w:val="0"/>
              <w:divBdr>
                <w:top w:val="none" w:sz="0" w:space="0" w:color="auto"/>
                <w:left w:val="none" w:sz="0" w:space="0" w:color="auto"/>
                <w:bottom w:val="none" w:sz="0" w:space="0" w:color="auto"/>
                <w:right w:val="none" w:sz="0" w:space="0" w:color="auto"/>
              </w:divBdr>
              <w:divsChild>
                <w:div w:id="1351644238">
                  <w:marLeft w:val="0"/>
                  <w:marRight w:val="0"/>
                  <w:marTop w:val="0"/>
                  <w:marBottom w:val="0"/>
                  <w:divBdr>
                    <w:top w:val="none" w:sz="0" w:space="0" w:color="auto"/>
                    <w:left w:val="none" w:sz="0" w:space="0" w:color="auto"/>
                    <w:bottom w:val="none" w:sz="0" w:space="0" w:color="auto"/>
                    <w:right w:val="none" w:sz="0" w:space="0" w:color="auto"/>
                  </w:divBdr>
                  <w:divsChild>
                    <w:div w:id="7843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538799">
          <w:marLeft w:val="0"/>
          <w:marRight w:val="0"/>
          <w:marTop w:val="0"/>
          <w:marBottom w:val="0"/>
          <w:divBdr>
            <w:top w:val="none" w:sz="0" w:space="0" w:color="auto"/>
            <w:left w:val="none" w:sz="0" w:space="0" w:color="auto"/>
            <w:bottom w:val="none" w:sz="0" w:space="0" w:color="auto"/>
            <w:right w:val="none" w:sz="0" w:space="0" w:color="auto"/>
          </w:divBdr>
          <w:divsChild>
            <w:div w:id="741951711">
              <w:marLeft w:val="0"/>
              <w:marRight w:val="0"/>
              <w:marTop w:val="0"/>
              <w:marBottom w:val="0"/>
              <w:divBdr>
                <w:top w:val="none" w:sz="0" w:space="0" w:color="auto"/>
                <w:left w:val="none" w:sz="0" w:space="0" w:color="auto"/>
                <w:bottom w:val="none" w:sz="0" w:space="0" w:color="auto"/>
                <w:right w:val="none" w:sz="0" w:space="0" w:color="auto"/>
              </w:divBdr>
              <w:divsChild>
                <w:div w:id="1748918039">
                  <w:marLeft w:val="0"/>
                  <w:marRight w:val="0"/>
                  <w:marTop w:val="0"/>
                  <w:marBottom w:val="0"/>
                  <w:divBdr>
                    <w:top w:val="none" w:sz="0" w:space="0" w:color="auto"/>
                    <w:left w:val="none" w:sz="0" w:space="0" w:color="auto"/>
                    <w:bottom w:val="none" w:sz="0" w:space="0" w:color="auto"/>
                    <w:right w:val="none" w:sz="0" w:space="0" w:color="auto"/>
                  </w:divBdr>
                  <w:divsChild>
                    <w:div w:id="20241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5334">
          <w:marLeft w:val="0"/>
          <w:marRight w:val="0"/>
          <w:marTop w:val="0"/>
          <w:marBottom w:val="0"/>
          <w:divBdr>
            <w:top w:val="none" w:sz="0" w:space="0" w:color="auto"/>
            <w:left w:val="none" w:sz="0" w:space="0" w:color="auto"/>
            <w:bottom w:val="none" w:sz="0" w:space="0" w:color="auto"/>
            <w:right w:val="none" w:sz="0" w:space="0" w:color="auto"/>
          </w:divBdr>
          <w:divsChild>
            <w:div w:id="1918972994">
              <w:marLeft w:val="0"/>
              <w:marRight w:val="0"/>
              <w:marTop w:val="0"/>
              <w:marBottom w:val="0"/>
              <w:divBdr>
                <w:top w:val="none" w:sz="0" w:space="0" w:color="auto"/>
                <w:left w:val="none" w:sz="0" w:space="0" w:color="auto"/>
                <w:bottom w:val="none" w:sz="0" w:space="0" w:color="auto"/>
                <w:right w:val="none" w:sz="0" w:space="0" w:color="auto"/>
              </w:divBdr>
              <w:divsChild>
                <w:div w:id="1920017907">
                  <w:marLeft w:val="0"/>
                  <w:marRight w:val="0"/>
                  <w:marTop w:val="0"/>
                  <w:marBottom w:val="0"/>
                  <w:divBdr>
                    <w:top w:val="none" w:sz="0" w:space="0" w:color="auto"/>
                    <w:left w:val="none" w:sz="0" w:space="0" w:color="auto"/>
                    <w:bottom w:val="none" w:sz="0" w:space="0" w:color="auto"/>
                    <w:right w:val="none" w:sz="0" w:space="0" w:color="auto"/>
                  </w:divBdr>
                  <w:divsChild>
                    <w:div w:id="20277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84548">
          <w:marLeft w:val="0"/>
          <w:marRight w:val="0"/>
          <w:marTop w:val="0"/>
          <w:marBottom w:val="0"/>
          <w:divBdr>
            <w:top w:val="none" w:sz="0" w:space="0" w:color="auto"/>
            <w:left w:val="none" w:sz="0" w:space="0" w:color="auto"/>
            <w:bottom w:val="none" w:sz="0" w:space="0" w:color="auto"/>
            <w:right w:val="none" w:sz="0" w:space="0" w:color="auto"/>
          </w:divBdr>
          <w:divsChild>
            <w:div w:id="1371341338">
              <w:marLeft w:val="0"/>
              <w:marRight w:val="0"/>
              <w:marTop w:val="0"/>
              <w:marBottom w:val="0"/>
              <w:divBdr>
                <w:top w:val="none" w:sz="0" w:space="0" w:color="auto"/>
                <w:left w:val="none" w:sz="0" w:space="0" w:color="auto"/>
                <w:bottom w:val="none" w:sz="0" w:space="0" w:color="auto"/>
                <w:right w:val="none" w:sz="0" w:space="0" w:color="auto"/>
              </w:divBdr>
              <w:divsChild>
                <w:div w:id="1814325327">
                  <w:marLeft w:val="0"/>
                  <w:marRight w:val="0"/>
                  <w:marTop w:val="0"/>
                  <w:marBottom w:val="0"/>
                  <w:divBdr>
                    <w:top w:val="none" w:sz="0" w:space="0" w:color="auto"/>
                    <w:left w:val="none" w:sz="0" w:space="0" w:color="auto"/>
                    <w:bottom w:val="none" w:sz="0" w:space="0" w:color="auto"/>
                    <w:right w:val="none" w:sz="0" w:space="0" w:color="auto"/>
                  </w:divBdr>
                  <w:divsChild>
                    <w:div w:id="1716154028">
                      <w:marLeft w:val="0"/>
                      <w:marRight w:val="0"/>
                      <w:marTop w:val="0"/>
                      <w:marBottom w:val="0"/>
                      <w:divBdr>
                        <w:top w:val="none" w:sz="0" w:space="0" w:color="auto"/>
                        <w:left w:val="none" w:sz="0" w:space="0" w:color="auto"/>
                        <w:bottom w:val="none" w:sz="0" w:space="0" w:color="auto"/>
                        <w:right w:val="none" w:sz="0" w:space="0" w:color="auto"/>
                      </w:divBdr>
                      <w:divsChild>
                        <w:div w:id="938832029">
                          <w:marLeft w:val="0"/>
                          <w:marRight w:val="0"/>
                          <w:marTop w:val="0"/>
                          <w:marBottom w:val="0"/>
                          <w:divBdr>
                            <w:top w:val="none" w:sz="0" w:space="0" w:color="auto"/>
                            <w:left w:val="none" w:sz="0" w:space="0" w:color="auto"/>
                            <w:bottom w:val="none" w:sz="0" w:space="0" w:color="auto"/>
                            <w:right w:val="none" w:sz="0" w:space="0" w:color="auto"/>
                          </w:divBdr>
                          <w:divsChild>
                            <w:div w:id="891231842">
                              <w:marLeft w:val="0"/>
                              <w:marRight w:val="0"/>
                              <w:marTop w:val="0"/>
                              <w:marBottom w:val="0"/>
                              <w:divBdr>
                                <w:top w:val="none" w:sz="0" w:space="0" w:color="auto"/>
                                <w:left w:val="none" w:sz="0" w:space="0" w:color="auto"/>
                                <w:bottom w:val="none" w:sz="0" w:space="0" w:color="auto"/>
                                <w:right w:val="none" w:sz="0" w:space="0" w:color="auto"/>
                              </w:divBdr>
                              <w:divsChild>
                                <w:div w:id="1393380796">
                                  <w:marLeft w:val="0"/>
                                  <w:marRight w:val="0"/>
                                  <w:marTop w:val="0"/>
                                  <w:marBottom w:val="0"/>
                                  <w:divBdr>
                                    <w:top w:val="none" w:sz="0" w:space="0" w:color="auto"/>
                                    <w:left w:val="none" w:sz="0" w:space="0" w:color="auto"/>
                                    <w:bottom w:val="none" w:sz="0" w:space="0" w:color="auto"/>
                                    <w:right w:val="none" w:sz="0" w:space="0" w:color="auto"/>
                                  </w:divBdr>
                                  <w:divsChild>
                                    <w:div w:id="2560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252901">
          <w:marLeft w:val="0"/>
          <w:marRight w:val="0"/>
          <w:marTop w:val="0"/>
          <w:marBottom w:val="0"/>
          <w:divBdr>
            <w:top w:val="none" w:sz="0" w:space="0" w:color="auto"/>
            <w:left w:val="none" w:sz="0" w:space="0" w:color="auto"/>
            <w:bottom w:val="none" w:sz="0" w:space="0" w:color="auto"/>
            <w:right w:val="none" w:sz="0" w:space="0" w:color="auto"/>
          </w:divBdr>
          <w:divsChild>
            <w:div w:id="480774181">
              <w:marLeft w:val="0"/>
              <w:marRight w:val="0"/>
              <w:marTop w:val="0"/>
              <w:marBottom w:val="0"/>
              <w:divBdr>
                <w:top w:val="none" w:sz="0" w:space="0" w:color="auto"/>
                <w:left w:val="none" w:sz="0" w:space="0" w:color="auto"/>
                <w:bottom w:val="none" w:sz="0" w:space="0" w:color="auto"/>
                <w:right w:val="none" w:sz="0" w:space="0" w:color="auto"/>
              </w:divBdr>
              <w:divsChild>
                <w:div w:id="450711238">
                  <w:marLeft w:val="0"/>
                  <w:marRight w:val="0"/>
                  <w:marTop w:val="0"/>
                  <w:marBottom w:val="0"/>
                  <w:divBdr>
                    <w:top w:val="none" w:sz="0" w:space="0" w:color="auto"/>
                    <w:left w:val="none" w:sz="0" w:space="0" w:color="auto"/>
                    <w:bottom w:val="none" w:sz="0" w:space="0" w:color="auto"/>
                    <w:right w:val="none" w:sz="0" w:space="0" w:color="auto"/>
                  </w:divBdr>
                  <w:divsChild>
                    <w:div w:id="2074353050">
                      <w:marLeft w:val="0"/>
                      <w:marRight w:val="0"/>
                      <w:marTop w:val="0"/>
                      <w:marBottom w:val="0"/>
                      <w:divBdr>
                        <w:top w:val="none" w:sz="0" w:space="0" w:color="auto"/>
                        <w:left w:val="none" w:sz="0" w:space="0" w:color="auto"/>
                        <w:bottom w:val="none" w:sz="0" w:space="0" w:color="auto"/>
                        <w:right w:val="none" w:sz="0" w:space="0" w:color="auto"/>
                      </w:divBdr>
                      <w:divsChild>
                        <w:div w:id="1424953435">
                          <w:marLeft w:val="0"/>
                          <w:marRight w:val="0"/>
                          <w:marTop w:val="0"/>
                          <w:marBottom w:val="0"/>
                          <w:divBdr>
                            <w:top w:val="none" w:sz="0" w:space="0" w:color="auto"/>
                            <w:left w:val="none" w:sz="0" w:space="0" w:color="auto"/>
                            <w:bottom w:val="none" w:sz="0" w:space="0" w:color="auto"/>
                            <w:right w:val="none" w:sz="0" w:space="0" w:color="auto"/>
                          </w:divBdr>
                          <w:divsChild>
                            <w:div w:id="890262783">
                              <w:marLeft w:val="0"/>
                              <w:marRight w:val="0"/>
                              <w:marTop w:val="0"/>
                              <w:marBottom w:val="0"/>
                              <w:divBdr>
                                <w:top w:val="none" w:sz="0" w:space="0" w:color="auto"/>
                                <w:left w:val="none" w:sz="0" w:space="0" w:color="auto"/>
                                <w:bottom w:val="none" w:sz="0" w:space="0" w:color="auto"/>
                                <w:right w:val="none" w:sz="0" w:space="0" w:color="auto"/>
                              </w:divBdr>
                              <w:divsChild>
                                <w:div w:id="286745201">
                                  <w:marLeft w:val="0"/>
                                  <w:marRight w:val="0"/>
                                  <w:marTop w:val="0"/>
                                  <w:marBottom w:val="0"/>
                                  <w:divBdr>
                                    <w:top w:val="none" w:sz="0" w:space="0" w:color="auto"/>
                                    <w:left w:val="none" w:sz="0" w:space="0" w:color="auto"/>
                                    <w:bottom w:val="none" w:sz="0" w:space="0" w:color="auto"/>
                                    <w:right w:val="none" w:sz="0" w:space="0" w:color="auto"/>
                                  </w:divBdr>
                                  <w:divsChild>
                                    <w:div w:id="1631860143">
                                      <w:marLeft w:val="0"/>
                                      <w:marRight w:val="0"/>
                                      <w:marTop w:val="0"/>
                                      <w:marBottom w:val="0"/>
                                      <w:divBdr>
                                        <w:top w:val="none" w:sz="0" w:space="0" w:color="auto"/>
                                        <w:left w:val="none" w:sz="0" w:space="0" w:color="auto"/>
                                        <w:bottom w:val="none" w:sz="0" w:space="0" w:color="auto"/>
                                        <w:right w:val="none" w:sz="0" w:space="0" w:color="auto"/>
                                      </w:divBdr>
                                      <w:divsChild>
                                        <w:div w:id="1758743030">
                                          <w:marLeft w:val="0"/>
                                          <w:marRight w:val="0"/>
                                          <w:marTop w:val="0"/>
                                          <w:marBottom w:val="0"/>
                                          <w:divBdr>
                                            <w:top w:val="none" w:sz="0" w:space="0" w:color="auto"/>
                                            <w:left w:val="none" w:sz="0" w:space="0" w:color="auto"/>
                                            <w:bottom w:val="none" w:sz="0" w:space="0" w:color="auto"/>
                                            <w:right w:val="none" w:sz="0" w:space="0" w:color="auto"/>
                                          </w:divBdr>
                                          <w:divsChild>
                                            <w:div w:id="854802628">
                                              <w:marLeft w:val="0"/>
                                              <w:marRight w:val="0"/>
                                              <w:marTop w:val="0"/>
                                              <w:marBottom w:val="0"/>
                                              <w:divBdr>
                                                <w:top w:val="none" w:sz="0" w:space="0" w:color="auto"/>
                                                <w:left w:val="none" w:sz="0" w:space="0" w:color="auto"/>
                                                <w:bottom w:val="none" w:sz="0" w:space="0" w:color="auto"/>
                                                <w:right w:val="none" w:sz="0" w:space="0" w:color="auto"/>
                                              </w:divBdr>
                                            </w:div>
                                            <w:div w:id="1419210004">
                                              <w:marLeft w:val="0"/>
                                              <w:marRight w:val="0"/>
                                              <w:marTop w:val="0"/>
                                              <w:marBottom w:val="0"/>
                                              <w:divBdr>
                                                <w:top w:val="none" w:sz="0" w:space="0" w:color="auto"/>
                                                <w:left w:val="none" w:sz="0" w:space="0" w:color="auto"/>
                                                <w:bottom w:val="none" w:sz="0" w:space="0" w:color="auto"/>
                                                <w:right w:val="none" w:sz="0" w:space="0" w:color="auto"/>
                                              </w:divBdr>
                                            </w:div>
                                            <w:div w:id="1496070384">
                                              <w:marLeft w:val="0"/>
                                              <w:marRight w:val="0"/>
                                              <w:marTop w:val="0"/>
                                              <w:marBottom w:val="0"/>
                                              <w:divBdr>
                                                <w:top w:val="none" w:sz="0" w:space="0" w:color="auto"/>
                                                <w:left w:val="none" w:sz="0" w:space="0" w:color="auto"/>
                                                <w:bottom w:val="none" w:sz="0" w:space="0" w:color="auto"/>
                                                <w:right w:val="none" w:sz="0" w:space="0" w:color="auto"/>
                                              </w:divBdr>
                                            </w:div>
                                            <w:div w:id="989597433">
                                              <w:marLeft w:val="0"/>
                                              <w:marRight w:val="0"/>
                                              <w:marTop w:val="0"/>
                                              <w:marBottom w:val="0"/>
                                              <w:divBdr>
                                                <w:top w:val="none" w:sz="0" w:space="0" w:color="auto"/>
                                                <w:left w:val="none" w:sz="0" w:space="0" w:color="auto"/>
                                                <w:bottom w:val="none" w:sz="0" w:space="0" w:color="auto"/>
                                                <w:right w:val="none" w:sz="0" w:space="0" w:color="auto"/>
                                              </w:divBdr>
                                            </w:div>
                                          </w:divsChild>
                                        </w:div>
                                        <w:div w:id="1938755981">
                                          <w:marLeft w:val="0"/>
                                          <w:marRight w:val="0"/>
                                          <w:marTop w:val="0"/>
                                          <w:marBottom w:val="0"/>
                                          <w:divBdr>
                                            <w:top w:val="none" w:sz="0" w:space="0" w:color="auto"/>
                                            <w:left w:val="none" w:sz="0" w:space="0" w:color="auto"/>
                                            <w:bottom w:val="none" w:sz="0" w:space="0" w:color="auto"/>
                                            <w:right w:val="none" w:sz="0" w:space="0" w:color="auto"/>
                                          </w:divBdr>
                                          <w:divsChild>
                                            <w:div w:id="2091002204">
                                              <w:marLeft w:val="0"/>
                                              <w:marRight w:val="0"/>
                                              <w:marTop w:val="0"/>
                                              <w:marBottom w:val="0"/>
                                              <w:divBdr>
                                                <w:top w:val="none" w:sz="0" w:space="0" w:color="auto"/>
                                                <w:left w:val="none" w:sz="0" w:space="0" w:color="auto"/>
                                                <w:bottom w:val="none" w:sz="0" w:space="0" w:color="auto"/>
                                                <w:right w:val="none" w:sz="0" w:space="0" w:color="auto"/>
                                              </w:divBdr>
                                            </w:div>
                                            <w:div w:id="1553422881">
                                              <w:marLeft w:val="0"/>
                                              <w:marRight w:val="0"/>
                                              <w:marTop w:val="0"/>
                                              <w:marBottom w:val="0"/>
                                              <w:divBdr>
                                                <w:top w:val="none" w:sz="0" w:space="0" w:color="auto"/>
                                                <w:left w:val="none" w:sz="0" w:space="0" w:color="auto"/>
                                                <w:bottom w:val="none" w:sz="0" w:space="0" w:color="auto"/>
                                                <w:right w:val="none" w:sz="0" w:space="0" w:color="auto"/>
                                              </w:divBdr>
                                            </w:div>
                                            <w:div w:id="129058243">
                                              <w:marLeft w:val="0"/>
                                              <w:marRight w:val="0"/>
                                              <w:marTop w:val="0"/>
                                              <w:marBottom w:val="0"/>
                                              <w:divBdr>
                                                <w:top w:val="none" w:sz="0" w:space="0" w:color="auto"/>
                                                <w:left w:val="none" w:sz="0" w:space="0" w:color="auto"/>
                                                <w:bottom w:val="none" w:sz="0" w:space="0" w:color="auto"/>
                                                <w:right w:val="none" w:sz="0" w:space="0" w:color="auto"/>
                                              </w:divBdr>
                                            </w:div>
                                            <w:div w:id="16865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9598625">
          <w:marLeft w:val="0"/>
          <w:marRight w:val="0"/>
          <w:marTop w:val="0"/>
          <w:marBottom w:val="0"/>
          <w:divBdr>
            <w:top w:val="none" w:sz="0" w:space="0" w:color="auto"/>
            <w:left w:val="none" w:sz="0" w:space="0" w:color="auto"/>
            <w:bottom w:val="none" w:sz="0" w:space="0" w:color="auto"/>
            <w:right w:val="none" w:sz="0" w:space="0" w:color="auto"/>
          </w:divBdr>
          <w:divsChild>
            <w:div w:id="195586677">
              <w:marLeft w:val="0"/>
              <w:marRight w:val="0"/>
              <w:marTop w:val="0"/>
              <w:marBottom w:val="0"/>
              <w:divBdr>
                <w:top w:val="none" w:sz="0" w:space="0" w:color="auto"/>
                <w:left w:val="none" w:sz="0" w:space="0" w:color="auto"/>
                <w:bottom w:val="none" w:sz="0" w:space="0" w:color="auto"/>
                <w:right w:val="none" w:sz="0" w:space="0" w:color="auto"/>
              </w:divBdr>
              <w:divsChild>
                <w:div w:id="1732655512">
                  <w:marLeft w:val="0"/>
                  <w:marRight w:val="0"/>
                  <w:marTop w:val="0"/>
                  <w:marBottom w:val="0"/>
                  <w:divBdr>
                    <w:top w:val="none" w:sz="0" w:space="0" w:color="auto"/>
                    <w:left w:val="none" w:sz="0" w:space="0" w:color="auto"/>
                    <w:bottom w:val="none" w:sz="0" w:space="0" w:color="auto"/>
                    <w:right w:val="none" w:sz="0" w:space="0" w:color="auto"/>
                  </w:divBdr>
                  <w:divsChild>
                    <w:div w:id="4070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066">
          <w:marLeft w:val="0"/>
          <w:marRight w:val="0"/>
          <w:marTop w:val="0"/>
          <w:marBottom w:val="0"/>
          <w:divBdr>
            <w:top w:val="none" w:sz="0" w:space="0" w:color="auto"/>
            <w:left w:val="none" w:sz="0" w:space="0" w:color="auto"/>
            <w:bottom w:val="none" w:sz="0" w:space="0" w:color="auto"/>
            <w:right w:val="none" w:sz="0" w:space="0" w:color="auto"/>
          </w:divBdr>
          <w:divsChild>
            <w:div w:id="432896633">
              <w:marLeft w:val="0"/>
              <w:marRight w:val="0"/>
              <w:marTop w:val="0"/>
              <w:marBottom w:val="0"/>
              <w:divBdr>
                <w:top w:val="none" w:sz="0" w:space="0" w:color="auto"/>
                <w:left w:val="none" w:sz="0" w:space="0" w:color="auto"/>
                <w:bottom w:val="none" w:sz="0" w:space="0" w:color="auto"/>
                <w:right w:val="none" w:sz="0" w:space="0" w:color="auto"/>
              </w:divBdr>
              <w:divsChild>
                <w:div w:id="201064916">
                  <w:marLeft w:val="0"/>
                  <w:marRight w:val="0"/>
                  <w:marTop w:val="0"/>
                  <w:marBottom w:val="0"/>
                  <w:divBdr>
                    <w:top w:val="none" w:sz="0" w:space="0" w:color="auto"/>
                    <w:left w:val="none" w:sz="0" w:space="0" w:color="auto"/>
                    <w:bottom w:val="none" w:sz="0" w:space="0" w:color="auto"/>
                    <w:right w:val="none" w:sz="0" w:space="0" w:color="auto"/>
                  </w:divBdr>
                  <w:divsChild>
                    <w:div w:id="353308877">
                      <w:marLeft w:val="0"/>
                      <w:marRight w:val="0"/>
                      <w:marTop w:val="0"/>
                      <w:marBottom w:val="0"/>
                      <w:divBdr>
                        <w:top w:val="none" w:sz="0" w:space="0" w:color="auto"/>
                        <w:left w:val="none" w:sz="0" w:space="0" w:color="auto"/>
                        <w:bottom w:val="none" w:sz="0" w:space="0" w:color="auto"/>
                        <w:right w:val="none" w:sz="0" w:space="0" w:color="auto"/>
                      </w:divBdr>
                      <w:divsChild>
                        <w:div w:id="2123765141">
                          <w:marLeft w:val="0"/>
                          <w:marRight w:val="0"/>
                          <w:marTop w:val="0"/>
                          <w:marBottom w:val="0"/>
                          <w:divBdr>
                            <w:top w:val="none" w:sz="0" w:space="0" w:color="auto"/>
                            <w:left w:val="none" w:sz="0" w:space="0" w:color="auto"/>
                            <w:bottom w:val="none" w:sz="0" w:space="0" w:color="auto"/>
                            <w:right w:val="none" w:sz="0" w:space="0" w:color="auto"/>
                          </w:divBdr>
                          <w:divsChild>
                            <w:div w:id="162160163">
                              <w:marLeft w:val="0"/>
                              <w:marRight w:val="0"/>
                              <w:marTop w:val="0"/>
                              <w:marBottom w:val="0"/>
                              <w:divBdr>
                                <w:top w:val="none" w:sz="0" w:space="0" w:color="auto"/>
                                <w:left w:val="none" w:sz="0" w:space="0" w:color="auto"/>
                                <w:bottom w:val="none" w:sz="0" w:space="0" w:color="auto"/>
                                <w:right w:val="none" w:sz="0" w:space="0" w:color="auto"/>
                              </w:divBdr>
                              <w:divsChild>
                                <w:div w:id="1100756682">
                                  <w:marLeft w:val="0"/>
                                  <w:marRight w:val="0"/>
                                  <w:marTop w:val="0"/>
                                  <w:marBottom w:val="0"/>
                                  <w:divBdr>
                                    <w:top w:val="none" w:sz="0" w:space="0" w:color="auto"/>
                                    <w:left w:val="none" w:sz="0" w:space="0" w:color="auto"/>
                                    <w:bottom w:val="none" w:sz="0" w:space="0" w:color="auto"/>
                                    <w:right w:val="none" w:sz="0" w:space="0" w:color="auto"/>
                                  </w:divBdr>
                                  <w:divsChild>
                                    <w:div w:id="397365916">
                                      <w:marLeft w:val="0"/>
                                      <w:marRight w:val="0"/>
                                      <w:marTop w:val="0"/>
                                      <w:marBottom w:val="0"/>
                                      <w:divBdr>
                                        <w:top w:val="none" w:sz="0" w:space="0" w:color="auto"/>
                                        <w:left w:val="none" w:sz="0" w:space="0" w:color="auto"/>
                                        <w:bottom w:val="none" w:sz="0" w:space="0" w:color="auto"/>
                                        <w:right w:val="none" w:sz="0" w:space="0" w:color="auto"/>
                                      </w:divBdr>
                                      <w:divsChild>
                                        <w:div w:id="6039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075989">
      <w:bodyDiv w:val="1"/>
      <w:marLeft w:val="0"/>
      <w:marRight w:val="0"/>
      <w:marTop w:val="0"/>
      <w:marBottom w:val="0"/>
      <w:divBdr>
        <w:top w:val="none" w:sz="0" w:space="0" w:color="auto"/>
        <w:left w:val="none" w:sz="0" w:space="0" w:color="auto"/>
        <w:bottom w:val="none" w:sz="0" w:space="0" w:color="auto"/>
        <w:right w:val="none" w:sz="0" w:space="0" w:color="auto"/>
      </w:divBdr>
    </w:div>
    <w:div w:id="1418096724">
      <w:bodyDiv w:val="1"/>
      <w:marLeft w:val="0"/>
      <w:marRight w:val="0"/>
      <w:marTop w:val="0"/>
      <w:marBottom w:val="0"/>
      <w:divBdr>
        <w:top w:val="none" w:sz="0" w:space="0" w:color="auto"/>
        <w:left w:val="none" w:sz="0" w:space="0" w:color="auto"/>
        <w:bottom w:val="none" w:sz="0" w:space="0" w:color="auto"/>
        <w:right w:val="none" w:sz="0" w:space="0" w:color="auto"/>
      </w:divBdr>
    </w:div>
    <w:div w:id="1419474768">
      <w:bodyDiv w:val="1"/>
      <w:marLeft w:val="0"/>
      <w:marRight w:val="0"/>
      <w:marTop w:val="0"/>
      <w:marBottom w:val="0"/>
      <w:divBdr>
        <w:top w:val="none" w:sz="0" w:space="0" w:color="auto"/>
        <w:left w:val="none" w:sz="0" w:space="0" w:color="auto"/>
        <w:bottom w:val="none" w:sz="0" w:space="0" w:color="auto"/>
        <w:right w:val="none" w:sz="0" w:space="0" w:color="auto"/>
      </w:divBdr>
      <w:divsChild>
        <w:div w:id="1031106360">
          <w:marLeft w:val="0"/>
          <w:marRight w:val="150"/>
          <w:marTop w:val="0"/>
          <w:marBottom w:val="150"/>
          <w:divBdr>
            <w:top w:val="none" w:sz="0" w:space="2" w:color="auto"/>
            <w:left w:val="none" w:sz="0" w:space="2" w:color="auto"/>
            <w:bottom w:val="none" w:sz="0" w:space="2" w:color="auto"/>
            <w:right w:val="single" w:sz="2" w:space="2" w:color="4F4F4F"/>
          </w:divBdr>
        </w:div>
      </w:divsChild>
    </w:div>
    <w:div w:id="1499421219">
      <w:bodyDiv w:val="1"/>
      <w:marLeft w:val="0"/>
      <w:marRight w:val="0"/>
      <w:marTop w:val="0"/>
      <w:marBottom w:val="0"/>
      <w:divBdr>
        <w:top w:val="none" w:sz="0" w:space="0" w:color="auto"/>
        <w:left w:val="none" w:sz="0" w:space="0" w:color="auto"/>
        <w:bottom w:val="none" w:sz="0" w:space="0" w:color="auto"/>
        <w:right w:val="none" w:sz="0" w:space="0" w:color="auto"/>
      </w:divBdr>
    </w:div>
    <w:div w:id="1628701822">
      <w:bodyDiv w:val="1"/>
      <w:marLeft w:val="0"/>
      <w:marRight w:val="0"/>
      <w:marTop w:val="0"/>
      <w:marBottom w:val="0"/>
      <w:divBdr>
        <w:top w:val="none" w:sz="0" w:space="0" w:color="auto"/>
        <w:left w:val="none" w:sz="0" w:space="0" w:color="auto"/>
        <w:bottom w:val="none" w:sz="0" w:space="0" w:color="auto"/>
        <w:right w:val="none" w:sz="0" w:space="0" w:color="auto"/>
      </w:divBdr>
      <w:divsChild>
        <w:div w:id="1576207152">
          <w:marLeft w:val="0"/>
          <w:marRight w:val="0"/>
          <w:marTop w:val="0"/>
          <w:marBottom w:val="0"/>
          <w:divBdr>
            <w:top w:val="none" w:sz="0" w:space="0" w:color="auto"/>
            <w:left w:val="none" w:sz="0" w:space="0" w:color="auto"/>
            <w:bottom w:val="none" w:sz="0" w:space="0" w:color="auto"/>
            <w:right w:val="none" w:sz="0" w:space="0" w:color="auto"/>
          </w:divBdr>
        </w:div>
      </w:divsChild>
    </w:div>
    <w:div w:id="1691372886">
      <w:bodyDiv w:val="1"/>
      <w:marLeft w:val="0"/>
      <w:marRight w:val="0"/>
      <w:marTop w:val="0"/>
      <w:marBottom w:val="0"/>
      <w:divBdr>
        <w:top w:val="none" w:sz="0" w:space="0" w:color="auto"/>
        <w:left w:val="none" w:sz="0" w:space="0" w:color="auto"/>
        <w:bottom w:val="none" w:sz="0" w:space="0" w:color="auto"/>
        <w:right w:val="none" w:sz="0" w:space="0" w:color="auto"/>
      </w:divBdr>
    </w:div>
    <w:div w:id="1711831998">
      <w:bodyDiv w:val="1"/>
      <w:marLeft w:val="0"/>
      <w:marRight w:val="0"/>
      <w:marTop w:val="0"/>
      <w:marBottom w:val="0"/>
      <w:divBdr>
        <w:top w:val="none" w:sz="0" w:space="0" w:color="auto"/>
        <w:left w:val="none" w:sz="0" w:space="0" w:color="auto"/>
        <w:bottom w:val="none" w:sz="0" w:space="0" w:color="auto"/>
        <w:right w:val="none" w:sz="0" w:space="0" w:color="auto"/>
      </w:divBdr>
    </w:div>
    <w:div w:id="1921791353">
      <w:bodyDiv w:val="1"/>
      <w:marLeft w:val="0"/>
      <w:marRight w:val="0"/>
      <w:marTop w:val="0"/>
      <w:marBottom w:val="0"/>
      <w:divBdr>
        <w:top w:val="none" w:sz="0" w:space="0" w:color="auto"/>
        <w:left w:val="none" w:sz="0" w:space="0" w:color="auto"/>
        <w:bottom w:val="none" w:sz="0" w:space="0" w:color="auto"/>
        <w:right w:val="none" w:sz="0" w:space="0" w:color="auto"/>
      </w:divBdr>
    </w:div>
    <w:div w:id="2005621639">
      <w:bodyDiv w:val="1"/>
      <w:marLeft w:val="0"/>
      <w:marRight w:val="0"/>
      <w:marTop w:val="0"/>
      <w:marBottom w:val="0"/>
      <w:divBdr>
        <w:top w:val="none" w:sz="0" w:space="0" w:color="auto"/>
        <w:left w:val="none" w:sz="0" w:space="0" w:color="auto"/>
        <w:bottom w:val="none" w:sz="0" w:space="0" w:color="auto"/>
        <w:right w:val="none" w:sz="0" w:space="0" w:color="auto"/>
      </w:divBdr>
    </w:div>
    <w:div w:id="200562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header" Target="header3.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footer" Target="footer2.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ee9b682-6ed7-470d-b511-583e24e856ab">
      <Terms xmlns="http://schemas.microsoft.com/office/infopath/2007/PartnerControls"/>
    </lcf76f155ced4ddcb4097134ff3c332f>
    <TaxCatchAll xmlns="89c7edca-9a8f-4ebb-8f7a-4bacdbacd956"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ドキュメント" ma:contentTypeID="0x010100280192B5D0789A49BBB8B6B6FC2925FC" ma:contentTypeVersion="15" ma:contentTypeDescription="新しいドキュメントを作成します。" ma:contentTypeScope="" ma:versionID="2af22ec13e33a3c80a480edbee741687">
  <xsd:schema xmlns:xsd="http://www.w3.org/2001/XMLSchema" xmlns:xs="http://www.w3.org/2001/XMLSchema" xmlns:p="http://schemas.microsoft.com/office/2006/metadata/properties" xmlns:ns2="dee9b682-6ed7-470d-b511-583e24e856ab" xmlns:ns3="89c7edca-9a8f-4ebb-8f7a-4bacdbacd956" targetNamespace="http://schemas.microsoft.com/office/2006/metadata/properties" ma:root="true" ma:fieldsID="4c468f1153b72691648862ea633b4342" ns2:_="" ns3:_="">
    <xsd:import namespace="dee9b682-6ed7-470d-b511-583e24e856ab"/>
    <xsd:import namespace="89c7edca-9a8f-4ebb-8f7a-4bacdbacd95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e9b682-6ed7-470d-b511-583e24e856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画像タグ" ma:readOnly="false" ma:fieldId="{5cf76f15-5ced-4ddc-b409-7134ff3c332f}" ma:taxonomyMulti="true" ma:sspId="c26315b5-ca7e-46ce-bcb4-a02b972681d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c7edca-9a8f-4ebb-8f7a-4bacdbacd956"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3d45c006-0046-4651-b3d8-7108a7ae2cd6}" ma:internalName="TaxCatchAll" ma:showField="CatchAllData" ma:web="89c7edca-9a8f-4ebb-8f7a-4bacdbacd956">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1AB099-0C9D-43A1-B197-0A89EC6894BE}">
  <ds:schemaRefs>
    <ds:schemaRef ds:uri="http://schemas.microsoft.com/office/2006/metadata/properties"/>
    <ds:schemaRef ds:uri="http://schemas.microsoft.com/office/infopath/2007/PartnerControls"/>
    <ds:schemaRef ds:uri="dee9b682-6ed7-470d-b511-583e24e856ab"/>
    <ds:schemaRef ds:uri="89c7edca-9a8f-4ebb-8f7a-4bacdbacd956"/>
  </ds:schemaRefs>
</ds:datastoreItem>
</file>

<file path=customXml/itemProps2.xml><?xml version="1.0" encoding="utf-8"?>
<ds:datastoreItem xmlns:ds="http://schemas.openxmlformats.org/officeDocument/2006/customXml" ds:itemID="{200A5EB2-FC05-4BF7-BDF7-F04FA2C2EFF2}">
  <ds:schemaRefs>
    <ds:schemaRef ds:uri="http://schemas.openxmlformats.org/officeDocument/2006/bibliography"/>
  </ds:schemaRefs>
</ds:datastoreItem>
</file>

<file path=customXml/itemProps3.xml><?xml version="1.0" encoding="utf-8"?>
<ds:datastoreItem xmlns:ds="http://schemas.openxmlformats.org/officeDocument/2006/customXml" ds:itemID="{5BD9B517-8C59-4C9D-801E-A8D65F2F6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e9b682-6ed7-470d-b511-583e24e856ab"/>
    <ds:schemaRef ds:uri="89c7edca-9a8f-4ebb-8f7a-4bacdbacd9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6CA2AD-0552-4E11-89E0-8BB9095707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18</Pages>
  <Words>4965</Words>
  <Characters>28301</Characters>
  <Application>Microsoft Office Word</Application>
  <DocSecurity>0</DocSecurity>
  <Lines>235</Lines>
  <Paragraphs>66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Requirement Specification Document</vt:lpstr>
      <vt:lpstr>MCP for Station</vt:lpstr>
    </vt:vector>
  </TitlesOfParts>
  <Manager/>
  <Company>DataSoft Systems Bangladesh Limited</Company>
  <LinksUpToDate>false</LinksUpToDate>
  <CharactersWithSpaces>33200</CharactersWithSpaces>
  <SharedDoc>false</SharedDoc>
  <HyperlinkBase/>
  <HLinks>
    <vt:vector size="462" baseType="variant">
      <vt:variant>
        <vt:i4>7536711</vt:i4>
      </vt:variant>
      <vt:variant>
        <vt:i4>222</vt:i4>
      </vt:variant>
      <vt:variant>
        <vt:i4>0</vt:i4>
      </vt:variant>
      <vt:variant>
        <vt:i4>5</vt:i4>
      </vt:variant>
      <vt:variant>
        <vt:lpwstr/>
      </vt:variant>
      <vt:variant>
        <vt:lpwstr>__RefHeading___Toc462690366</vt:lpwstr>
      </vt:variant>
      <vt:variant>
        <vt:i4>7536711</vt:i4>
      </vt:variant>
      <vt:variant>
        <vt:i4>219</vt:i4>
      </vt:variant>
      <vt:variant>
        <vt:i4>0</vt:i4>
      </vt:variant>
      <vt:variant>
        <vt:i4>5</vt:i4>
      </vt:variant>
      <vt:variant>
        <vt:lpwstr/>
      </vt:variant>
      <vt:variant>
        <vt:lpwstr>__RefHeading___Toc462690365</vt:lpwstr>
      </vt:variant>
      <vt:variant>
        <vt:i4>7536711</vt:i4>
      </vt:variant>
      <vt:variant>
        <vt:i4>216</vt:i4>
      </vt:variant>
      <vt:variant>
        <vt:i4>0</vt:i4>
      </vt:variant>
      <vt:variant>
        <vt:i4>5</vt:i4>
      </vt:variant>
      <vt:variant>
        <vt:lpwstr/>
      </vt:variant>
      <vt:variant>
        <vt:lpwstr>__RefHeading___Toc462690364</vt:lpwstr>
      </vt:variant>
      <vt:variant>
        <vt:i4>7536711</vt:i4>
      </vt:variant>
      <vt:variant>
        <vt:i4>213</vt:i4>
      </vt:variant>
      <vt:variant>
        <vt:i4>0</vt:i4>
      </vt:variant>
      <vt:variant>
        <vt:i4>5</vt:i4>
      </vt:variant>
      <vt:variant>
        <vt:lpwstr/>
      </vt:variant>
      <vt:variant>
        <vt:lpwstr>__RefHeading___Toc462690363</vt:lpwstr>
      </vt:variant>
      <vt:variant>
        <vt:i4>7536711</vt:i4>
      </vt:variant>
      <vt:variant>
        <vt:i4>210</vt:i4>
      </vt:variant>
      <vt:variant>
        <vt:i4>0</vt:i4>
      </vt:variant>
      <vt:variant>
        <vt:i4>5</vt:i4>
      </vt:variant>
      <vt:variant>
        <vt:lpwstr/>
      </vt:variant>
      <vt:variant>
        <vt:lpwstr>__RefHeading___Toc462690362</vt:lpwstr>
      </vt:variant>
      <vt:variant>
        <vt:i4>7536711</vt:i4>
      </vt:variant>
      <vt:variant>
        <vt:i4>207</vt:i4>
      </vt:variant>
      <vt:variant>
        <vt:i4>0</vt:i4>
      </vt:variant>
      <vt:variant>
        <vt:i4>5</vt:i4>
      </vt:variant>
      <vt:variant>
        <vt:lpwstr/>
      </vt:variant>
      <vt:variant>
        <vt:lpwstr>__RefHeading___Toc462690361</vt:lpwstr>
      </vt:variant>
      <vt:variant>
        <vt:i4>7536711</vt:i4>
      </vt:variant>
      <vt:variant>
        <vt:i4>204</vt:i4>
      </vt:variant>
      <vt:variant>
        <vt:i4>0</vt:i4>
      </vt:variant>
      <vt:variant>
        <vt:i4>5</vt:i4>
      </vt:variant>
      <vt:variant>
        <vt:lpwstr/>
      </vt:variant>
      <vt:variant>
        <vt:lpwstr>__RefHeading___Toc462690360</vt:lpwstr>
      </vt:variant>
      <vt:variant>
        <vt:i4>7340103</vt:i4>
      </vt:variant>
      <vt:variant>
        <vt:i4>201</vt:i4>
      </vt:variant>
      <vt:variant>
        <vt:i4>0</vt:i4>
      </vt:variant>
      <vt:variant>
        <vt:i4>5</vt:i4>
      </vt:variant>
      <vt:variant>
        <vt:lpwstr/>
      </vt:variant>
      <vt:variant>
        <vt:lpwstr>__RefHeading___Toc462690359</vt:lpwstr>
      </vt:variant>
      <vt:variant>
        <vt:i4>7340103</vt:i4>
      </vt:variant>
      <vt:variant>
        <vt:i4>198</vt:i4>
      </vt:variant>
      <vt:variant>
        <vt:i4>0</vt:i4>
      </vt:variant>
      <vt:variant>
        <vt:i4>5</vt:i4>
      </vt:variant>
      <vt:variant>
        <vt:lpwstr/>
      </vt:variant>
      <vt:variant>
        <vt:lpwstr>__RefHeading___Toc462690358</vt:lpwstr>
      </vt:variant>
      <vt:variant>
        <vt:i4>7340103</vt:i4>
      </vt:variant>
      <vt:variant>
        <vt:i4>195</vt:i4>
      </vt:variant>
      <vt:variant>
        <vt:i4>0</vt:i4>
      </vt:variant>
      <vt:variant>
        <vt:i4>5</vt:i4>
      </vt:variant>
      <vt:variant>
        <vt:lpwstr/>
      </vt:variant>
      <vt:variant>
        <vt:lpwstr>__RefHeading___Toc462690357</vt:lpwstr>
      </vt:variant>
      <vt:variant>
        <vt:i4>7340103</vt:i4>
      </vt:variant>
      <vt:variant>
        <vt:i4>192</vt:i4>
      </vt:variant>
      <vt:variant>
        <vt:i4>0</vt:i4>
      </vt:variant>
      <vt:variant>
        <vt:i4>5</vt:i4>
      </vt:variant>
      <vt:variant>
        <vt:lpwstr/>
      </vt:variant>
      <vt:variant>
        <vt:lpwstr>__RefHeading___Toc462690356</vt:lpwstr>
      </vt:variant>
      <vt:variant>
        <vt:i4>7340103</vt:i4>
      </vt:variant>
      <vt:variant>
        <vt:i4>189</vt:i4>
      </vt:variant>
      <vt:variant>
        <vt:i4>0</vt:i4>
      </vt:variant>
      <vt:variant>
        <vt:i4>5</vt:i4>
      </vt:variant>
      <vt:variant>
        <vt:lpwstr/>
      </vt:variant>
      <vt:variant>
        <vt:lpwstr>__RefHeading___Toc462690355</vt:lpwstr>
      </vt:variant>
      <vt:variant>
        <vt:i4>7340103</vt:i4>
      </vt:variant>
      <vt:variant>
        <vt:i4>186</vt:i4>
      </vt:variant>
      <vt:variant>
        <vt:i4>0</vt:i4>
      </vt:variant>
      <vt:variant>
        <vt:i4>5</vt:i4>
      </vt:variant>
      <vt:variant>
        <vt:lpwstr/>
      </vt:variant>
      <vt:variant>
        <vt:lpwstr>__RefHeading___Toc462690354</vt:lpwstr>
      </vt:variant>
      <vt:variant>
        <vt:i4>7340103</vt:i4>
      </vt:variant>
      <vt:variant>
        <vt:i4>183</vt:i4>
      </vt:variant>
      <vt:variant>
        <vt:i4>0</vt:i4>
      </vt:variant>
      <vt:variant>
        <vt:i4>5</vt:i4>
      </vt:variant>
      <vt:variant>
        <vt:lpwstr/>
      </vt:variant>
      <vt:variant>
        <vt:lpwstr>__RefHeading___Toc462690353</vt:lpwstr>
      </vt:variant>
      <vt:variant>
        <vt:i4>7340103</vt:i4>
      </vt:variant>
      <vt:variant>
        <vt:i4>180</vt:i4>
      </vt:variant>
      <vt:variant>
        <vt:i4>0</vt:i4>
      </vt:variant>
      <vt:variant>
        <vt:i4>5</vt:i4>
      </vt:variant>
      <vt:variant>
        <vt:lpwstr/>
      </vt:variant>
      <vt:variant>
        <vt:lpwstr>__RefHeading___Toc462690352</vt:lpwstr>
      </vt:variant>
      <vt:variant>
        <vt:i4>7340103</vt:i4>
      </vt:variant>
      <vt:variant>
        <vt:i4>177</vt:i4>
      </vt:variant>
      <vt:variant>
        <vt:i4>0</vt:i4>
      </vt:variant>
      <vt:variant>
        <vt:i4>5</vt:i4>
      </vt:variant>
      <vt:variant>
        <vt:lpwstr/>
      </vt:variant>
      <vt:variant>
        <vt:lpwstr>__RefHeading___Toc462690351</vt:lpwstr>
      </vt:variant>
      <vt:variant>
        <vt:i4>7340103</vt:i4>
      </vt:variant>
      <vt:variant>
        <vt:i4>174</vt:i4>
      </vt:variant>
      <vt:variant>
        <vt:i4>0</vt:i4>
      </vt:variant>
      <vt:variant>
        <vt:i4>5</vt:i4>
      </vt:variant>
      <vt:variant>
        <vt:lpwstr/>
      </vt:variant>
      <vt:variant>
        <vt:lpwstr>__RefHeading___Toc462690350</vt:lpwstr>
      </vt:variant>
      <vt:variant>
        <vt:i4>7405639</vt:i4>
      </vt:variant>
      <vt:variant>
        <vt:i4>171</vt:i4>
      </vt:variant>
      <vt:variant>
        <vt:i4>0</vt:i4>
      </vt:variant>
      <vt:variant>
        <vt:i4>5</vt:i4>
      </vt:variant>
      <vt:variant>
        <vt:lpwstr/>
      </vt:variant>
      <vt:variant>
        <vt:lpwstr>__RefHeading___Toc462690349</vt:lpwstr>
      </vt:variant>
      <vt:variant>
        <vt:i4>7405639</vt:i4>
      </vt:variant>
      <vt:variant>
        <vt:i4>168</vt:i4>
      </vt:variant>
      <vt:variant>
        <vt:i4>0</vt:i4>
      </vt:variant>
      <vt:variant>
        <vt:i4>5</vt:i4>
      </vt:variant>
      <vt:variant>
        <vt:lpwstr/>
      </vt:variant>
      <vt:variant>
        <vt:lpwstr>__RefHeading___Toc462690348</vt:lpwstr>
      </vt:variant>
      <vt:variant>
        <vt:i4>7405639</vt:i4>
      </vt:variant>
      <vt:variant>
        <vt:i4>165</vt:i4>
      </vt:variant>
      <vt:variant>
        <vt:i4>0</vt:i4>
      </vt:variant>
      <vt:variant>
        <vt:i4>5</vt:i4>
      </vt:variant>
      <vt:variant>
        <vt:lpwstr/>
      </vt:variant>
      <vt:variant>
        <vt:lpwstr>__RefHeading___Toc462690347</vt:lpwstr>
      </vt:variant>
      <vt:variant>
        <vt:i4>7405639</vt:i4>
      </vt:variant>
      <vt:variant>
        <vt:i4>162</vt:i4>
      </vt:variant>
      <vt:variant>
        <vt:i4>0</vt:i4>
      </vt:variant>
      <vt:variant>
        <vt:i4>5</vt:i4>
      </vt:variant>
      <vt:variant>
        <vt:lpwstr/>
      </vt:variant>
      <vt:variant>
        <vt:lpwstr>__RefHeading___Toc462690346</vt:lpwstr>
      </vt:variant>
      <vt:variant>
        <vt:i4>7405639</vt:i4>
      </vt:variant>
      <vt:variant>
        <vt:i4>159</vt:i4>
      </vt:variant>
      <vt:variant>
        <vt:i4>0</vt:i4>
      </vt:variant>
      <vt:variant>
        <vt:i4>5</vt:i4>
      </vt:variant>
      <vt:variant>
        <vt:lpwstr/>
      </vt:variant>
      <vt:variant>
        <vt:lpwstr>__RefHeading___Toc462690345</vt:lpwstr>
      </vt:variant>
      <vt:variant>
        <vt:i4>7405639</vt:i4>
      </vt:variant>
      <vt:variant>
        <vt:i4>156</vt:i4>
      </vt:variant>
      <vt:variant>
        <vt:i4>0</vt:i4>
      </vt:variant>
      <vt:variant>
        <vt:i4>5</vt:i4>
      </vt:variant>
      <vt:variant>
        <vt:lpwstr/>
      </vt:variant>
      <vt:variant>
        <vt:lpwstr>__RefHeading___Toc462690344</vt:lpwstr>
      </vt:variant>
      <vt:variant>
        <vt:i4>7405639</vt:i4>
      </vt:variant>
      <vt:variant>
        <vt:i4>153</vt:i4>
      </vt:variant>
      <vt:variant>
        <vt:i4>0</vt:i4>
      </vt:variant>
      <vt:variant>
        <vt:i4>5</vt:i4>
      </vt:variant>
      <vt:variant>
        <vt:lpwstr/>
      </vt:variant>
      <vt:variant>
        <vt:lpwstr>__RefHeading___Toc462690343</vt:lpwstr>
      </vt:variant>
      <vt:variant>
        <vt:i4>7405639</vt:i4>
      </vt:variant>
      <vt:variant>
        <vt:i4>150</vt:i4>
      </vt:variant>
      <vt:variant>
        <vt:i4>0</vt:i4>
      </vt:variant>
      <vt:variant>
        <vt:i4>5</vt:i4>
      </vt:variant>
      <vt:variant>
        <vt:lpwstr/>
      </vt:variant>
      <vt:variant>
        <vt:lpwstr>__RefHeading___Toc462690342</vt:lpwstr>
      </vt:variant>
      <vt:variant>
        <vt:i4>7405639</vt:i4>
      </vt:variant>
      <vt:variant>
        <vt:i4>147</vt:i4>
      </vt:variant>
      <vt:variant>
        <vt:i4>0</vt:i4>
      </vt:variant>
      <vt:variant>
        <vt:i4>5</vt:i4>
      </vt:variant>
      <vt:variant>
        <vt:lpwstr/>
      </vt:variant>
      <vt:variant>
        <vt:lpwstr>__RefHeading___Toc462690341</vt:lpwstr>
      </vt:variant>
      <vt:variant>
        <vt:i4>7405639</vt:i4>
      </vt:variant>
      <vt:variant>
        <vt:i4>144</vt:i4>
      </vt:variant>
      <vt:variant>
        <vt:i4>0</vt:i4>
      </vt:variant>
      <vt:variant>
        <vt:i4>5</vt:i4>
      </vt:variant>
      <vt:variant>
        <vt:lpwstr/>
      </vt:variant>
      <vt:variant>
        <vt:lpwstr>__RefHeading___Toc462690340</vt:lpwstr>
      </vt:variant>
      <vt:variant>
        <vt:i4>7733319</vt:i4>
      </vt:variant>
      <vt:variant>
        <vt:i4>141</vt:i4>
      </vt:variant>
      <vt:variant>
        <vt:i4>0</vt:i4>
      </vt:variant>
      <vt:variant>
        <vt:i4>5</vt:i4>
      </vt:variant>
      <vt:variant>
        <vt:lpwstr/>
      </vt:variant>
      <vt:variant>
        <vt:lpwstr>__RefHeading___Toc462690339</vt:lpwstr>
      </vt:variant>
      <vt:variant>
        <vt:i4>7733319</vt:i4>
      </vt:variant>
      <vt:variant>
        <vt:i4>138</vt:i4>
      </vt:variant>
      <vt:variant>
        <vt:i4>0</vt:i4>
      </vt:variant>
      <vt:variant>
        <vt:i4>5</vt:i4>
      </vt:variant>
      <vt:variant>
        <vt:lpwstr/>
      </vt:variant>
      <vt:variant>
        <vt:lpwstr>__RefHeading___Toc462690338</vt:lpwstr>
      </vt:variant>
      <vt:variant>
        <vt:i4>7733319</vt:i4>
      </vt:variant>
      <vt:variant>
        <vt:i4>135</vt:i4>
      </vt:variant>
      <vt:variant>
        <vt:i4>0</vt:i4>
      </vt:variant>
      <vt:variant>
        <vt:i4>5</vt:i4>
      </vt:variant>
      <vt:variant>
        <vt:lpwstr/>
      </vt:variant>
      <vt:variant>
        <vt:lpwstr>__RefHeading___Toc462690337</vt:lpwstr>
      </vt:variant>
      <vt:variant>
        <vt:i4>7733319</vt:i4>
      </vt:variant>
      <vt:variant>
        <vt:i4>132</vt:i4>
      </vt:variant>
      <vt:variant>
        <vt:i4>0</vt:i4>
      </vt:variant>
      <vt:variant>
        <vt:i4>5</vt:i4>
      </vt:variant>
      <vt:variant>
        <vt:lpwstr/>
      </vt:variant>
      <vt:variant>
        <vt:lpwstr>__RefHeading___Toc462690336</vt:lpwstr>
      </vt:variant>
      <vt:variant>
        <vt:i4>7733319</vt:i4>
      </vt:variant>
      <vt:variant>
        <vt:i4>129</vt:i4>
      </vt:variant>
      <vt:variant>
        <vt:i4>0</vt:i4>
      </vt:variant>
      <vt:variant>
        <vt:i4>5</vt:i4>
      </vt:variant>
      <vt:variant>
        <vt:lpwstr/>
      </vt:variant>
      <vt:variant>
        <vt:lpwstr>__RefHeading___Toc462690335</vt:lpwstr>
      </vt:variant>
      <vt:variant>
        <vt:i4>7733319</vt:i4>
      </vt:variant>
      <vt:variant>
        <vt:i4>126</vt:i4>
      </vt:variant>
      <vt:variant>
        <vt:i4>0</vt:i4>
      </vt:variant>
      <vt:variant>
        <vt:i4>5</vt:i4>
      </vt:variant>
      <vt:variant>
        <vt:lpwstr/>
      </vt:variant>
      <vt:variant>
        <vt:lpwstr>__RefHeading___Toc462690334</vt:lpwstr>
      </vt:variant>
      <vt:variant>
        <vt:i4>7733319</vt:i4>
      </vt:variant>
      <vt:variant>
        <vt:i4>123</vt:i4>
      </vt:variant>
      <vt:variant>
        <vt:i4>0</vt:i4>
      </vt:variant>
      <vt:variant>
        <vt:i4>5</vt:i4>
      </vt:variant>
      <vt:variant>
        <vt:lpwstr/>
      </vt:variant>
      <vt:variant>
        <vt:lpwstr>__RefHeading___Toc462690333</vt:lpwstr>
      </vt:variant>
      <vt:variant>
        <vt:i4>7733319</vt:i4>
      </vt:variant>
      <vt:variant>
        <vt:i4>120</vt:i4>
      </vt:variant>
      <vt:variant>
        <vt:i4>0</vt:i4>
      </vt:variant>
      <vt:variant>
        <vt:i4>5</vt:i4>
      </vt:variant>
      <vt:variant>
        <vt:lpwstr/>
      </vt:variant>
      <vt:variant>
        <vt:lpwstr>__RefHeading___Toc462690332</vt:lpwstr>
      </vt:variant>
      <vt:variant>
        <vt:i4>7733319</vt:i4>
      </vt:variant>
      <vt:variant>
        <vt:i4>117</vt:i4>
      </vt:variant>
      <vt:variant>
        <vt:i4>0</vt:i4>
      </vt:variant>
      <vt:variant>
        <vt:i4>5</vt:i4>
      </vt:variant>
      <vt:variant>
        <vt:lpwstr/>
      </vt:variant>
      <vt:variant>
        <vt:lpwstr>__RefHeading___Toc462690331</vt:lpwstr>
      </vt:variant>
      <vt:variant>
        <vt:i4>7733319</vt:i4>
      </vt:variant>
      <vt:variant>
        <vt:i4>114</vt:i4>
      </vt:variant>
      <vt:variant>
        <vt:i4>0</vt:i4>
      </vt:variant>
      <vt:variant>
        <vt:i4>5</vt:i4>
      </vt:variant>
      <vt:variant>
        <vt:lpwstr/>
      </vt:variant>
      <vt:variant>
        <vt:lpwstr>__RefHeading___Toc462690330</vt:lpwstr>
      </vt:variant>
      <vt:variant>
        <vt:i4>7798855</vt:i4>
      </vt:variant>
      <vt:variant>
        <vt:i4>111</vt:i4>
      </vt:variant>
      <vt:variant>
        <vt:i4>0</vt:i4>
      </vt:variant>
      <vt:variant>
        <vt:i4>5</vt:i4>
      </vt:variant>
      <vt:variant>
        <vt:lpwstr/>
      </vt:variant>
      <vt:variant>
        <vt:lpwstr>__RefHeading___Toc462690329</vt:lpwstr>
      </vt:variant>
      <vt:variant>
        <vt:i4>7798855</vt:i4>
      </vt:variant>
      <vt:variant>
        <vt:i4>108</vt:i4>
      </vt:variant>
      <vt:variant>
        <vt:i4>0</vt:i4>
      </vt:variant>
      <vt:variant>
        <vt:i4>5</vt:i4>
      </vt:variant>
      <vt:variant>
        <vt:lpwstr/>
      </vt:variant>
      <vt:variant>
        <vt:lpwstr>__RefHeading___Toc462690328</vt:lpwstr>
      </vt:variant>
      <vt:variant>
        <vt:i4>7798855</vt:i4>
      </vt:variant>
      <vt:variant>
        <vt:i4>105</vt:i4>
      </vt:variant>
      <vt:variant>
        <vt:i4>0</vt:i4>
      </vt:variant>
      <vt:variant>
        <vt:i4>5</vt:i4>
      </vt:variant>
      <vt:variant>
        <vt:lpwstr/>
      </vt:variant>
      <vt:variant>
        <vt:lpwstr>__RefHeading___Toc462690327</vt:lpwstr>
      </vt:variant>
      <vt:variant>
        <vt:i4>7798855</vt:i4>
      </vt:variant>
      <vt:variant>
        <vt:i4>102</vt:i4>
      </vt:variant>
      <vt:variant>
        <vt:i4>0</vt:i4>
      </vt:variant>
      <vt:variant>
        <vt:i4>5</vt:i4>
      </vt:variant>
      <vt:variant>
        <vt:lpwstr/>
      </vt:variant>
      <vt:variant>
        <vt:lpwstr>__RefHeading___Toc462690326</vt:lpwstr>
      </vt:variant>
      <vt:variant>
        <vt:i4>7798855</vt:i4>
      </vt:variant>
      <vt:variant>
        <vt:i4>99</vt:i4>
      </vt:variant>
      <vt:variant>
        <vt:i4>0</vt:i4>
      </vt:variant>
      <vt:variant>
        <vt:i4>5</vt:i4>
      </vt:variant>
      <vt:variant>
        <vt:lpwstr/>
      </vt:variant>
      <vt:variant>
        <vt:lpwstr>__RefHeading___Toc462690325</vt:lpwstr>
      </vt:variant>
      <vt:variant>
        <vt:i4>7798855</vt:i4>
      </vt:variant>
      <vt:variant>
        <vt:i4>96</vt:i4>
      </vt:variant>
      <vt:variant>
        <vt:i4>0</vt:i4>
      </vt:variant>
      <vt:variant>
        <vt:i4>5</vt:i4>
      </vt:variant>
      <vt:variant>
        <vt:lpwstr/>
      </vt:variant>
      <vt:variant>
        <vt:lpwstr>__RefHeading___Toc462690324</vt:lpwstr>
      </vt:variant>
      <vt:variant>
        <vt:i4>7798855</vt:i4>
      </vt:variant>
      <vt:variant>
        <vt:i4>93</vt:i4>
      </vt:variant>
      <vt:variant>
        <vt:i4>0</vt:i4>
      </vt:variant>
      <vt:variant>
        <vt:i4>5</vt:i4>
      </vt:variant>
      <vt:variant>
        <vt:lpwstr/>
      </vt:variant>
      <vt:variant>
        <vt:lpwstr>__RefHeading___Toc462690323</vt:lpwstr>
      </vt:variant>
      <vt:variant>
        <vt:i4>7798855</vt:i4>
      </vt:variant>
      <vt:variant>
        <vt:i4>90</vt:i4>
      </vt:variant>
      <vt:variant>
        <vt:i4>0</vt:i4>
      </vt:variant>
      <vt:variant>
        <vt:i4>5</vt:i4>
      </vt:variant>
      <vt:variant>
        <vt:lpwstr/>
      </vt:variant>
      <vt:variant>
        <vt:lpwstr>__RefHeading___Toc462690322</vt:lpwstr>
      </vt:variant>
      <vt:variant>
        <vt:i4>7798855</vt:i4>
      </vt:variant>
      <vt:variant>
        <vt:i4>87</vt:i4>
      </vt:variant>
      <vt:variant>
        <vt:i4>0</vt:i4>
      </vt:variant>
      <vt:variant>
        <vt:i4>5</vt:i4>
      </vt:variant>
      <vt:variant>
        <vt:lpwstr/>
      </vt:variant>
      <vt:variant>
        <vt:lpwstr>__RefHeading___Toc462690321</vt:lpwstr>
      </vt:variant>
      <vt:variant>
        <vt:i4>7798855</vt:i4>
      </vt:variant>
      <vt:variant>
        <vt:i4>84</vt:i4>
      </vt:variant>
      <vt:variant>
        <vt:i4>0</vt:i4>
      </vt:variant>
      <vt:variant>
        <vt:i4>5</vt:i4>
      </vt:variant>
      <vt:variant>
        <vt:lpwstr/>
      </vt:variant>
      <vt:variant>
        <vt:lpwstr>__RefHeading___Toc462690320</vt:lpwstr>
      </vt:variant>
      <vt:variant>
        <vt:i4>7602247</vt:i4>
      </vt:variant>
      <vt:variant>
        <vt:i4>81</vt:i4>
      </vt:variant>
      <vt:variant>
        <vt:i4>0</vt:i4>
      </vt:variant>
      <vt:variant>
        <vt:i4>5</vt:i4>
      </vt:variant>
      <vt:variant>
        <vt:lpwstr/>
      </vt:variant>
      <vt:variant>
        <vt:lpwstr>__RefHeading___Toc462690319</vt:lpwstr>
      </vt:variant>
      <vt:variant>
        <vt:i4>7602247</vt:i4>
      </vt:variant>
      <vt:variant>
        <vt:i4>78</vt:i4>
      </vt:variant>
      <vt:variant>
        <vt:i4>0</vt:i4>
      </vt:variant>
      <vt:variant>
        <vt:i4>5</vt:i4>
      </vt:variant>
      <vt:variant>
        <vt:lpwstr/>
      </vt:variant>
      <vt:variant>
        <vt:lpwstr>__RefHeading___Toc462690318</vt:lpwstr>
      </vt:variant>
      <vt:variant>
        <vt:i4>7602247</vt:i4>
      </vt:variant>
      <vt:variant>
        <vt:i4>75</vt:i4>
      </vt:variant>
      <vt:variant>
        <vt:i4>0</vt:i4>
      </vt:variant>
      <vt:variant>
        <vt:i4>5</vt:i4>
      </vt:variant>
      <vt:variant>
        <vt:lpwstr/>
      </vt:variant>
      <vt:variant>
        <vt:lpwstr>__RefHeading___Toc462690317</vt:lpwstr>
      </vt:variant>
      <vt:variant>
        <vt:i4>7602247</vt:i4>
      </vt:variant>
      <vt:variant>
        <vt:i4>72</vt:i4>
      </vt:variant>
      <vt:variant>
        <vt:i4>0</vt:i4>
      </vt:variant>
      <vt:variant>
        <vt:i4>5</vt:i4>
      </vt:variant>
      <vt:variant>
        <vt:lpwstr/>
      </vt:variant>
      <vt:variant>
        <vt:lpwstr>__RefHeading___Toc462690316</vt:lpwstr>
      </vt:variant>
      <vt:variant>
        <vt:i4>7602247</vt:i4>
      </vt:variant>
      <vt:variant>
        <vt:i4>69</vt:i4>
      </vt:variant>
      <vt:variant>
        <vt:i4>0</vt:i4>
      </vt:variant>
      <vt:variant>
        <vt:i4>5</vt:i4>
      </vt:variant>
      <vt:variant>
        <vt:lpwstr/>
      </vt:variant>
      <vt:variant>
        <vt:lpwstr>__RefHeading___Toc462690315</vt:lpwstr>
      </vt:variant>
      <vt:variant>
        <vt:i4>7602247</vt:i4>
      </vt:variant>
      <vt:variant>
        <vt:i4>66</vt:i4>
      </vt:variant>
      <vt:variant>
        <vt:i4>0</vt:i4>
      </vt:variant>
      <vt:variant>
        <vt:i4>5</vt:i4>
      </vt:variant>
      <vt:variant>
        <vt:lpwstr/>
      </vt:variant>
      <vt:variant>
        <vt:lpwstr>__RefHeading___Toc462690314</vt:lpwstr>
      </vt:variant>
      <vt:variant>
        <vt:i4>7602247</vt:i4>
      </vt:variant>
      <vt:variant>
        <vt:i4>63</vt:i4>
      </vt:variant>
      <vt:variant>
        <vt:i4>0</vt:i4>
      </vt:variant>
      <vt:variant>
        <vt:i4>5</vt:i4>
      </vt:variant>
      <vt:variant>
        <vt:lpwstr/>
      </vt:variant>
      <vt:variant>
        <vt:lpwstr>__RefHeading___Toc462690313</vt:lpwstr>
      </vt:variant>
      <vt:variant>
        <vt:i4>7602247</vt:i4>
      </vt:variant>
      <vt:variant>
        <vt:i4>60</vt:i4>
      </vt:variant>
      <vt:variant>
        <vt:i4>0</vt:i4>
      </vt:variant>
      <vt:variant>
        <vt:i4>5</vt:i4>
      </vt:variant>
      <vt:variant>
        <vt:lpwstr/>
      </vt:variant>
      <vt:variant>
        <vt:lpwstr>__RefHeading___Toc462690312</vt:lpwstr>
      </vt:variant>
      <vt:variant>
        <vt:i4>7602247</vt:i4>
      </vt:variant>
      <vt:variant>
        <vt:i4>57</vt:i4>
      </vt:variant>
      <vt:variant>
        <vt:i4>0</vt:i4>
      </vt:variant>
      <vt:variant>
        <vt:i4>5</vt:i4>
      </vt:variant>
      <vt:variant>
        <vt:lpwstr/>
      </vt:variant>
      <vt:variant>
        <vt:lpwstr>__RefHeading___Toc462690311</vt:lpwstr>
      </vt:variant>
      <vt:variant>
        <vt:i4>7602247</vt:i4>
      </vt:variant>
      <vt:variant>
        <vt:i4>54</vt:i4>
      </vt:variant>
      <vt:variant>
        <vt:i4>0</vt:i4>
      </vt:variant>
      <vt:variant>
        <vt:i4>5</vt:i4>
      </vt:variant>
      <vt:variant>
        <vt:lpwstr/>
      </vt:variant>
      <vt:variant>
        <vt:lpwstr>__RefHeading___Toc462690310</vt:lpwstr>
      </vt:variant>
      <vt:variant>
        <vt:i4>7667783</vt:i4>
      </vt:variant>
      <vt:variant>
        <vt:i4>51</vt:i4>
      </vt:variant>
      <vt:variant>
        <vt:i4>0</vt:i4>
      </vt:variant>
      <vt:variant>
        <vt:i4>5</vt:i4>
      </vt:variant>
      <vt:variant>
        <vt:lpwstr/>
      </vt:variant>
      <vt:variant>
        <vt:lpwstr>__RefHeading___Toc462690309</vt:lpwstr>
      </vt:variant>
      <vt:variant>
        <vt:i4>7667783</vt:i4>
      </vt:variant>
      <vt:variant>
        <vt:i4>48</vt:i4>
      </vt:variant>
      <vt:variant>
        <vt:i4>0</vt:i4>
      </vt:variant>
      <vt:variant>
        <vt:i4>5</vt:i4>
      </vt:variant>
      <vt:variant>
        <vt:lpwstr/>
      </vt:variant>
      <vt:variant>
        <vt:lpwstr>__RefHeading___Toc462690308</vt:lpwstr>
      </vt:variant>
      <vt:variant>
        <vt:i4>7667783</vt:i4>
      </vt:variant>
      <vt:variant>
        <vt:i4>45</vt:i4>
      </vt:variant>
      <vt:variant>
        <vt:i4>0</vt:i4>
      </vt:variant>
      <vt:variant>
        <vt:i4>5</vt:i4>
      </vt:variant>
      <vt:variant>
        <vt:lpwstr/>
      </vt:variant>
      <vt:variant>
        <vt:lpwstr>__RefHeading___Toc462690307</vt:lpwstr>
      </vt:variant>
      <vt:variant>
        <vt:i4>7667783</vt:i4>
      </vt:variant>
      <vt:variant>
        <vt:i4>42</vt:i4>
      </vt:variant>
      <vt:variant>
        <vt:i4>0</vt:i4>
      </vt:variant>
      <vt:variant>
        <vt:i4>5</vt:i4>
      </vt:variant>
      <vt:variant>
        <vt:lpwstr/>
      </vt:variant>
      <vt:variant>
        <vt:lpwstr>__RefHeading___Toc462690306</vt:lpwstr>
      </vt:variant>
      <vt:variant>
        <vt:i4>7667783</vt:i4>
      </vt:variant>
      <vt:variant>
        <vt:i4>39</vt:i4>
      </vt:variant>
      <vt:variant>
        <vt:i4>0</vt:i4>
      </vt:variant>
      <vt:variant>
        <vt:i4>5</vt:i4>
      </vt:variant>
      <vt:variant>
        <vt:lpwstr/>
      </vt:variant>
      <vt:variant>
        <vt:lpwstr>__RefHeading___Toc462690305</vt:lpwstr>
      </vt:variant>
      <vt:variant>
        <vt:i4>7667783</vt:i4>
      </vt:variant>
      <vt:variant>
        <vt:i4>36</vt:i4>
      </vt:variant>
      <vt:variant>
        <vt:i4>0</vt:i4>
      </vt:variant>
      <vt:variant>
        <vt:i4>5</vt:i4>
      </vt:variant>
      <vt:variant>
        <vt:lpwstr/>
      </vt:variant>
      <vt:variant>
        <vt:lpwstr>__RefHeading___Toc462690304</vt:lpwstr>
      </vt:variant>
      <vt:variant>
        <vt:i4>7667783</vt:i4>
      </vt:variant>
      <vt:variant>
        <vt:i4>33</vt:i4>
      </vt:variant>
      <vt:variant>
        <vt:i4>0</vt:i4>
      </vt:variant>
      <vt:variant>
        <vt:i4>5</vt:i4>
      </vt:variant>
      <vt:variant>
        <vt:lpwstr/>
      </vt:variant>
      <vt:variant>
        <vt:lpwstr>__RefHeading___Toc462690303</vt:lpwstr>
      </vt:variant>
      <vt:variant>
        <vt:i4>7667783</vt:i4>
      </vt:variant>
      <vt:variant>
        <vt:i4>30</vt:i4>
      </vt:variant>
      <vt:variant>
        <vt:i4>0</vt:i4>
      </vt:variant>
      <vt:variant>
        <vt:i4>5</vt:i4>
      </vt:variant>
      <vt:variant>
        <vt:lpwstr/>
      </vt:variant>
      <vt:variant>
        <vt:lpwstr>__RefHeading___Toc462690302</vt:lpwstr>
      </vt:variant>
      <vt:variant>
        <vt:i4>7667783</vt:i4>
      </vt:variant>
      <vt:variant>
        <vt:i4>27</vt:i4>
      </vt:variant>
      <vt:variant>
        <vt:i4>0</vt:i4>
      </vt:variant>
      <vt:variant>
        <vt:i4>5</vt:i4>
      </vt:variant>
      <vt:variant>
        <vt:lpwstr/>
      </vt:variant>
      <vt:variant>
        <vt:lpwstr>__RefHeading___Toc462690301</vt:lpwstr>
      </vt:variant>
      <vt:variant>
        <vt:i4>7667783</vt:i4>
      </vt:variant>
      <vt:variant>
        <vt:i4>24</vt:i4>
      </vt:variant>
      <vt:variant>
        <vt:i4>0</vt:i4>
      </vt:variant>
      <vt:variant>
        <vt:i4>5</vt:i4>
      </vt:variant>
      <vt:variant>
        <vt:lpwstr/>
      </vt:variant>
      <vt:variant>
        <vt:lpwstr>__RefHeading___Toc462690300</vt:lpwstr>
      </vt:variant>
      <vt:variant>
        <vt:i4>8126534</vt:i4>
      </vt:variant>
      <vt:variant>
        <vt:i4>21</vt:i4>
      </vt:variant>
      <vt:variant>
        <vt:i4>0</vt:i4>
      </vt:variant>
      <vt:variant>
        <vt:i4>5</vt:i4>
      </vt:variant>
      <vt:variant>
        <vt:lpwstr/>
      </vt:variant>
      <vt:variant>
        <vt:lpwstr>__RefHeading___Toc462690299</vt:lpwstr>
      </vt:variant>
      <vt:variant>
        <vt:i4>8126534</vt:i4>
      </vt:variant>
      <vt:variant>
        <vt:i4>18</vt:i4>
      </vt:variant>
      <vt:variant>
        <vt:i4>0</vt:i4>
      </vt:variant>
      <vt:variant>
        <vt:i4>5</vt:i4>
      </vt:variant>
      <vt:variant>
        <vt:lpwstr/>
      </vt:variant>
      <vt:variant>
        <vt:lpwstr>__RefHeading___Toc462690298</vt:lpwstr>
      </vt:variant>
      <vt:variant>
        <vt:i4>8126534</vt:i4>
      </vt:variant>
      <vt:variant>
        <vt:i4>15</vt:i4>
      </vt:variant>
      <vt:variant>
        <vt:i4>0</vt:i4>
      </vt:variant>
      <vt:variant>
        <vt:i4>5</vt:i4>
      </vt:variant>
      <vt:variant>
        <vt:lpwstr/>
      </vt:variant>
      <vt:variant>
        <vt:lpwstr>__RefHeading___Toc462690297</vt:lpwstr>
      </vt:variant>
      <vt:variant>
        <vt:i4>8126534</vt:i4>
      </vt:variant>
      <vt:variant>
        <vt:i4>12</vt:i4>
      </vt:variant>
      <vt:variant>
        <vt:i4>0</vt:i4>
      </vt:variant>
      <vt:variant>
        <vt:i4>5</vt:i4>
      </vt:variant>
      <vt:variant>
        <vt:lpwstr/>
      </vt:variant>
      <vt:variant>
        <vt:lpwstr>__RefHeading___Toc462690296</vt:lpwstr>
      </vt:variant>
      <vt:variant>
        <vt:i4>8126534</vt:i4>
      </vt:variant>
      <vt:variant>
        <vt:i4>9</vt:i4>
      </vt:variant>
      <vt:variant>
        <vt:i4>0</vt:i4>
      </vt:variant>
      <vt:variant>
        <vt:i4>5</vt:i4>
      </vt:variant>
      <vt:variant>
        <vt:lpwstr/>
      </vt:variant>
      <vt:variant>
        <vt:lpwstr>__RefHeading___Toc462690295</vt:lpwstr>
      </vt:variant>
      <vt:variant>
        <vt:i4>8126534</vt:i4>
      </vt:variant>
      <vt:variant>
        <vt:i4>6</vt:i4>
      </vt:variant>
      <vt:variant>
        <vt:i4>0</vt:i4>
      </vt:variant>
      <vt:variant>
        <vt:i4>5</vt:i4>
      </vt:variant>
      <vt:variant>
        <vt:lpwstr/>
      </vt:variant>
      <vt:variant>
        <vt:lpwstr>__RefHeading___Toc462690294</vt:lpwstr>
      </vt:variant>
      <vt:variant>
        <vt:i4>8126534</vt:i4>
      </vt:variant>
      <vt:variant>
        <vt:i4>3</vt:i4>
      </vt:variant>
      <vt:variant>
        <vt:i4>0</vt:i4>
      </vt:variant>
      <vt:variant>
        <vt:i4>5</vt:i4>
      </vt:variant>
      <vt:variant>
        <vt:lpwstr/>
      </vt:variant>
      <vt:variant>
        <vt:lpwstr>__RefHeading___Toc462690293</vt:lpwstr>
      </vt:variant>
      <vt:variant>
        <vt:i4>8126534</vt:i4>
      </vt:variant>
      <vt:variant>
        <vt:i4>0</vt:i4>
      </vt:variant>
      <vt:variant>
        <vt:i4>0</vt:i4>
      </vt:variant>
      <vt:variant>
        <vt:i4>5</vt:i4>
      </vt:variant>
      <vt:variant>
        <vt:lpwstr/>
      </vt:variant>
      <vt:variant>
        <vt:lpwstr>__RefHeading___Toc462690292</vt:lpwstr>
      </vt:variant>
      <vt:variant>
        <vt:i4>6881384</vt:i4>
      </vt:variant>
      <vt:variant>
        <vt:i4>3</vt:i4>
      </vt:variant>
      <vt:variant>
        <vt:i4>0</vt:i4>
      </vt:variant>
      <vt:variant>
        <vt:i4>5</vt:i4>
      </vt:variant>
      <vt:variant>
        <vt:lpwstr>http://www.datasoft-bd.com/</vt:lpwstr>
      </vt:variant>
      <vt:variant>
        <vt:lpwstr/>
      </vt:variant>
      <vt:variant>
        <vt:i4>1376356</vt:i4>
      </vt:variant>
      <vt:variant>
        <vt:i4>0</vt:i4>
      </vt:variant>
      <vt:variant>
        <vt:i4>0</vt:i4>
      </vt:variant>
      <vt:variant>
        <vt:i4>5</vt:i4>
      </vt:variant>
      <vt:variant>
        <vt:lpwstr>mailto:info@datasoft-bd.com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 Document</dc:title>
  <dc:subject>Requirement Specification Document</dc:subject>
  <dc:creator>Mahmudul Hasan</dc:creator>
  <cp:keywords/>
  <dc:description/>
  <cp:lastModifiedBy>mahmudul hasan</cp:lastModifiedBy>
  <cp:revision>29</cp:revision>
  <cp:lastPrinted>2024-01-10T11:06:00Z</cp:lastPrinted>
  <dcterms:created xsi:type="dcterms:W3CDTF">2024-01-23T08:36:00Z</dcterms:created>
  <dcterms:modified xsi:type="dcterms:W3CDTF">2024-01-28T10:04:00Z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0x010100280192B5D0789A49BBB8B6B6FC2925FC</vt:lpwstr>
  </property>
</Properties>
</file>